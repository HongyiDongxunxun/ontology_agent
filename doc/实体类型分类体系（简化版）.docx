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F32AA">
      <w:pPr>
        <w:spacing w:after="120"/>
        <w:jc w:val="center"/>
      </w:pPr>
      <w:r>
        <w:rPr>
          <w:rFonts w:ascii="宋体" w:hAnsi="宋体" w:eastAsia="宋体" w:cs="宋体"/>
          <w:b/>
          <w:bCs/>
          <w:sz w:val="36"/>
          <w:szCs w:val="36"/>
        </w:rPr>
        <w:t>评论索引实体类型分类体系</w:t>
      </w:r>
    </w:p>
    <w:p w14:paraId="1167B740">
      <w:pPr>
        <w:pStyle w:val="2"/>
        <w:spacing w:before="240" w:after="120"/>
      </w:pPr>
      <w:r>
        <w:rPr>
          <w:rFonts w:ascii="宋体" w:hAnsi="宋体" w:eastAsia="宋体" w:cs="宋体"/>
          <w:b/>
          <w:bCs/>
          <w:sz w:val="32"/>
          <w:szCs w:val="32"/>
        </w:rPr>
        <w:t>概述</w:t>
      </w:r>
    </w:p>
    <w:p w14:paraId="66E676F2">
      <w:pPr>
        <w:spacing w:before="80" w:after="80"/>
        <w:rPr>
          <w:rFonts w:ascii="宋体" w:hAnsi="宋体" w:eastAsia="宋体" w:cs="宋体"/>
          <w:b w:val="0"/>
          <w:bCs w:val="0"/>
          <w:i w:val="0"/>
          <w:iCs w:val="0"/>
          <w:sz w:val="22"/>
          <w:szCs w:val="22"/>
        </w:rPr>
      </w:pPr>
      <w:r>
        <w:rPr>
          <w:rFonts w:ascii="宋体" w:hAnsi="宋体" w:eastAsia="宋体" w:cs="宋体"/>
          <w:b w:val="0"/>
          <w:bCs w:val="0"/>
          <w:i w:val="0"/>
          <w:iCs w:val="0"/>
          <w:sz w:val="22"/>
          <w:szCs w:val="22"/>
        </w:rPr>
        <w:t>本文档对 V3 通用版实体类型分类体系的全部类型给出完整定义。V3 体系采用四大顶层类（Agent / Artifact / Abstract / Event），遵循领域中立化原则，图情专有类型通过领域扩展层管理。</w:t>
      </w:r>
    </w:p>
    <w:p w14:paraId="3054A6F5">
      <w:pPr>
        <w:spacing w:before="80" w:after="80"/>
        <w:rPr>
          <w:rFonts w:ascii="宋体" w:hAnsi="宋体" w:eastAsia="宋体" w:cs="宋体"/>
          <w:b w:val="0"/>
          <w:bCs w:val="0"/>
          <w:i w:val="0"/>
          <w:iCs w:val="0"/>
          <w:sz w:val="22"/>
          <w:szCs w:val="22"/>
        </w:rPr>
      </w:pPr>
    </w:p>
    <w:p w14:paraId="53C051C4">
      <w:pPr>
        <w:spacing w:before="80" w:after="80"/>
        <w:rPr>
          <w:rFonts w:hint="default" w:ascii="宋体" w:hAnsi="宋体" w:eastAsia="宋体" w:cs="宋体"/>
          <w:b w:val="0"/>
          <w:bCs w:val="0"/>
          <w:i w:val="0"/>
          <w:iCs w:val="0"/>
          <w:sz w:val="22"/>
          <w:szCs w:val="22"/>
          <w:lang w:val="en-US" w:eastAsia="zh-CN"/>
        </w:rPr>
      </w:pPr>
      <w:r>
        <w:rPr>
          <w:rFonts w:hint="eastAsia" w:cs="宋体"/>
          <w:b w:val="0"/>
          <w:bCs w:val="0"/>
          <w:i w:val="0"/>
          <w:iCs w:val="0"/>
          <w:sz w:val="22"/>
          <w:szCs w:val="22"/>
          <w:shd w:val="clear" w:fill="E6E0EC" w:themeFill="accent4" w:themeFillTint="32"/>
          <w:lang w:val="en-US" w:eastAsia="zh-CN"/>
          <w:rPrChange w:id="0" w:author="goskii" w:date="2026-04-17T11:57:08Z">
            <w:rPr>
              <w:rFonts w:hint="eastAsia" w:cs="宋体"/>
              <w:b w:val="0"/>
              <w:bCs w:val="0"/>
              <w:i w:val="0"/>
              <w:iCs w:val="0"/>
              <w:sz w:val="22"/>
              <w:szCs w:val="22"/>
              <w:lang w:val="en-US" w:eastAsia="zh-CN"/>
            </w:rPr>
          </w:rPrChange>
        </w:rPr>
        <w:t>·评论：基于事实与理性，对特定对象进行分析、解释、评判、论证，以表达立场、辨明价值、引导认知的文本形态</w:t>
      </w:r>
      <w:r>
        <w:rPr>
          <w:rFonts w:hint="eastAsia" w:cs="宋体"/>
          <w:b w:val="0"/>
          <w:bCs w:val="0"/>
          <w:i w:val="0"/>
          <w:iCs w:val="0"/>
          <w:sz w:val="22"/>
          <w:szCs w:val="22"/>
          <w:lang w:val="en-US" w:eastAsia="zh-CN"/>
        </w:rPr>
        <w:t>。</w:t>
      </w:r>
      <w:r>
        <w:commentReference w:id="0"/>
      </w:r>
    </w:p>
    <w:p w14:paraId="5F0A3FE3">
      <w:pPr>
        <w:pStyle w:val="2"/>
        <w:spacing w:before="240" w:after="120"/>
      </w:pPr>
      <w:r>
        <w:rPr>
          <w:rFonts w:ascii="宋体" w:hAnsi="宋体" w:eastAsia="宋体" w:cs="宋体"/>
          <w:b/>
          <w:bCs/>
          <w:sz w:val="32"/>
          <w:szCs w:val="32"/>
        </w:rPr>
        <w:t>完整实体类型定义总表</w:t>
      </w:r>
    </w:p>
    <w:p w14:paraId="0884314F">
      <w:pPr>
        <w:spacing w:before="80" w:after="80"/>
        <w:rPr>
          <w:i w:val="0"/>
          <w:iCs w:val="0"/>
        </w:rPr>
      </w:pPr>
      <w:r>
        <w:rPr>
          <w:rFonts w:ascii="宋体" w:hAnsi="宋体" w:eastAsia="宋体" w:cs="宋体"/>
          <w:b w:val="0"/>
          <w:bCs w:val="0"/>
          <w:i w:val="0"/>
          <w:iCs w:val="0"/>
          <w:sz w:val="22"/>
          <w:szCs w:val="22"/>
        </w:rPr>
        <w:t>表格列说明：【type_code】写入 Prompt 的英文编码；【层次路径】在 V3 体系树中的位置；【识别特征/区分】与相邻易混淆类型的判断标准；【原文例子】从论文中提取的典型例子；【来源论文】例子的出处。</w:t>
      </w:r>
    </w:p>
    <w:p w14:paraId="6C1FB140">
      <w:pPr>
        <w:spacing w:before="80" w:after="80"/>
        <w:rPr>
          <w:i w:val="0"/>
          <w:iCs w:val="0"/>
        </w:rPr>
      </w:pPr>
      <w:r>
        <w:rPr>
          <w:rFonts w:ascii="宋体" w:hAnsi="宋体" w:eastAsia="宋体" w:cs="宋体"/>
          <w:b w:val="0"/>
          <w:bCs w:val="0"/>
          <w:i w:val="0"/>
          <w:iCs w:val="0"/>
          <w:sz w:val="22"/>
          <w:szCs w:val="22"/>
        </w:rPr>
        <w:t>例子来源说明：原文例子列为从论文中直接摘录的代表性文本片段，用于说明该实体类型在真实文献中的典型表现形式。标注『本批论文中未见典型例子』表示在当前所收录语料中未找到合适的例子。</w:t>
      </w:r>
    </w:p>
    <w:p w14:paraId="113A7755">
      <w:pPr>
        <w:spacing w:before="80" w:after="80"/>
        <w:rPr>
          <w:ins w:id="1" w:author="goskii" w:date="2026-04-17T11:37:13Z"/>
        </w:rPr>
      </w:pPr>
    </w:p>
    <w:p w14:paraId="2D6F4969">
      <w:pPr>
        <w:spacing w:before="80" w:after="80"/>
        <w:rPr>
          <w:ins w:id="2" w:author="goskii" w:date="2026-04-17T11:37:13Z"/>
        </w:rPr>
      </w:pPr>
    </w:p>
    <w:p w14:paraId="14C54AE3">
      <w:pPr>
        <w:spacing w:before="80" w:after="80"/>
        <w:rPr>
          <w:ins w:id="3" w:author="goskii" w:date="2026-04-17T11:37:26Z"/>
          <w:rFonts w:hint="eastAsia"/>
          <w:lang w:val="en-US" w:eastAsia="zh-CN"/>
        </w:rPr>
      </w:pPr>
      <w:ins w:id="4" w:author="goskii" w:date="2026-04-17T11:37:15Z">
        <w:r>
          <w:rPr>
            <w:rFonts w:hint="eastAsia"/>
            <w:lang w:val="en-US" w:eastAsia="zh-CN"/>
          </w:rPr>
          <w:t>绿色</w:t>
        </w:r>
      </w:ins>
      <w:ins w:id="5" w:author="goskii" w:date="2026-04-17T11:37:16Z">
        <w:r>
          <w:rPr>
            <w:rFonts w:hint="eastAsia"/>
            <w:lang w:val="en-US" w:eastAsia="zh-CN"/>
          </w:rPr>
          <w:t>：</w:t>
        </w:r>
      </w:ins>
      <w:ins w:id="6" w:author="goskii" w:date="2026-04-17T11:37:17Z">
        <w:r>
          <w:rPr>
            <w:rFonts w:hint="eastAsia"/>
            <w:lang w:val="en-US" w:eastAsia="zh-CN"/>
          </w:rPr>
          <w:t>可</w:t>
        </w:r>
      </w:ins>
      <w:ins w:id="7" w:author="goskii" w:date="2026-04-17T11:37:25Z">
        <w:r>
          <w:rPr>
            <w:rFonts w:hint="eastAsia"/>
            <w:lang w:val="en-US" w:eastAsia="zh-CN"/>
          </w:rPr>
          <w:t>采用</w:t>
        </w:r>
      </w:ins>
    </w:p>
    <w:p w14:paraId="0CC32CA4">
      <w:pPr>
        <w:spacing w:before="80" w:after="80"/>
        <w:rPr>
          <w:ins w:id="8" w:author="goskii" w:date="2026-04-17T11:37:50Z"/>
          <w:rFonts w:hint="eastAsia"/>
          <w:lang w:val="en-US" w:eastAsia="zh-CN"/>
        </w:rPr>
      </w:pPr>
    </w:p>
    <w:p w14:paraId="0EF6BD2D">
      <w:pPr>
        <w:spacing w:before="80" w:after="80"/>
        <w:rPr>
          <w:ins w:id="9" w:author="goskii" w:date="2026-04-17T11:52:59Z"/>
          <w:rFonts w:hint="eastAsia"/>
          <w:lang w:val="en-US" w:eastAsia="zh-CN"/>
        </w:rPr>
      </w:pPr>
      <w:ins w:id="10" w:author="goskii" w:date="2026-04-17T11:37:52Z">
        <w:r>
          <w:rPr>
            <w:rFonts w:hint="eastAsia"/>
            <w:lang w:val="en-US" w:eastAsia="zh-CN"/>
          </w:rPr>
          <w:t>标记</w:t>
        </w:r>
      </w:ins>
      <w:ins w:id="11" w:author="goskii" w:date="2026-04-17T11:37:56Z">
        <w:r>
          <w:rPr>
            <w:rFonts w:hint="eastAsia"/>
            <w:lang w:val="en-US" w:eastAsia="zh-CN"/>
          </w:rPr>
          <w:t>正确的</w:t>
        </w:r>
      </w:ins>
      <w:ins w:id="12" w:author="goskii" w:date="2026-04-17T11:37:57Z">
        <w:r>
          <w:rPr>
            <w:rFonts w:hint="eastAsia"/>
            <w:lang w:val="en-US" w:eastAsia="zh-CN"/>
          </w:rPr>
          <w:t>抽取</w:t>
        </w:r>
      </w:ins>
      <w:ins w:id="13" w:author="goskii" w:date="2026-04-17T11:37:58Z">
        <w:r>
          <w:rPr>
            <w:rFonts w:hint="eastAsia"/>
            <w:lang w:val="en-US" w:eastAsia="zh-CN"/>
          </w:rPr>
          <w:t>答案</w:t>
        </w:r>
      </w:ins>
      <w:ins w:id="14" w:author="goskii" w:date="2026-04-17T11:53:24Z">
        <w:r>
          <w:rPr>
            <w:rFonts w:hint="eastAsia"/>
            <w:lang w:val="en-US" w:eastAsia="zh-CN"/>
          </w:rPr>
          <w:t>（</w:t>
        </w:r>
      </w:ins>
      <w:ins w:id="15" w:author="goskii" w:date="2026-04-19T17:13:25Z">
        <w:r>
          <w:rPr>
            <w:rFonts w:hint="eastAsia"/>
            <w:lang w:val="en-US" w:eastAsia="zh-CN"/>
          </w:rPr>
          <w:t>qa</w:t>
        </w:r>
      </w:ins>
      <w:ins w:id="16" w:author="goskii" w:date="2026-04-19T17:13:27Z">
        <w:r>
          <w:rPr>
            <w:rFonts w:hint="eastAsia"/>
            <w:lang w:val="en-US" w:eastAsia="zh-CN"/>
          </w:rPr>
          <w:t>形式</w:t>
        </w:r>
      </w:ins>
      <w:ins w:id="17" w:author="goskii" w:date="2026-04-17T11:53:24Z">
        <w:r>
          <w:rPr>
            <w:rFonts w:hint="eastAsia"/>
            <w:lang w:val="en-US" w:eastAsia="zh-CN"/>
          </w:rPr>
          <w:t>）</w:t>
        </w:r>
      </w:ins>
    </w:p>
    <w:p w14:paraId="35F4068E">
      <w:pPr>
        <w:spacing w:before="80" w:after="80"/>
        <w:rPr>
          <w:ins w:id="18" w:author="goskii" w:date="2026-04-17T11:57:42Z"/>
          <w:rFonts w:hint="eastAsia"/>
          <w:lang w:val="en-US" w:eastAsia="zh-CN"/>
        </w:rPr>
      </w:pPr>
    </w:p>
    <w:p w14:paraId="47DBCEB5">
      <w:pPr>
        <w:spacing w:before="80" w:after="80"/>
        <w:rPr>
          <w:ins w:id="19" w:author="goskii" w:date="2026-04-17T15:14:09Z"/>
          <w:rFonts w:hint="eastAsia"/>
          <w:lang w:val="en-US" w:eastAsia="zh-CN"/>
        </w:rPr>
      </w:pPr>
    </w:p>
    <w:p w14:paraId="2DD232AD">
      <w:pPr>
        <w:pStyle w:val="11"/>
        <w:keepNext w:val="0"/>
        <w:keepLines w:val="0"/>
        <w:widowControl/>
        <w:suppressLineNumbers w:val="0"/>
        <w:spacing w:before="0" w:beforeAutospacing="0" w:after="0" w:afterAutospacing="0"/>
        <w:ind w:left="0" w:right="0" w:firstLine="0"/>
        <w:rPr>
          <w:ins w:id="20" w:author="goskii" w:date="2026-04-17T15:14:10Z"/>
          <w:rFonts w:hint="eastAsia" w:eastAsia="宋体"/>
          <w:lang w:eastAsia="zh-CN"/>
        </w:rPr>
      </w:pPr>
      <w:ins w:id="21" w:author="goskii" w:date="2026-04-17T15:14:10Z">
        <w:r>
          <w:rPr>
            <w:color w:val="000000"/>
          </w:rPr>
          <w:t>带缩写、代称、简称、英文名的实体，是抽取全名</w:t>
        </w:r>
      </w:ins>
      <w:ins w:id="22" w:author="goskii" w:date="2026-04-17T15:14:22Z">
        <w:r>
          <w:rPr>
            <w:rFonts w:hint="eastAsia"/>
            <w:color w:val="000000"/>
            <w:lang w:val="en-US" w:eastAsia="zh-CN"/>
          </w:rPr>
          <w:t>/</w:t>
        </w:r>
      </w:ins>
      <w:ins w:id="23" w:author="goskii" w:date="2026-04-17T15:14:10Z">
        <w:r>
          <w:rPr>
            <w:color w:val="000000"/>
          </w:rPr>
          <w:t>简称</w:t>
        </w:r>
      </w:ins>
      <w:ins w:id="24" w:author="goskii" w:date="2026-04-17T15:14:28Z">
        <w:r>
          <w:rPr>
            <w:rFonts w:hint="eastAsia"/>
            <w:color w:val="000000"/>
            <w:lang w:val="en-US" w:eastAsia="zh-CN"/>
          </w:rPr>
          <w:t>/</w:t>
        </w:r>
      </w:ins>
      <w:ins w:id="25" w:author="goskii" w:date="2026-04-17T15:14:10Z">
        <w:r>
          <w:rPr>
            <w:color w:val="000000"/>
          </w:rPr>
          <w:t>括号内的内容</w:t>
        </w:r>
      </w:ins>
    </w:p>
    <w:p w14:paraId="4FC853F0">
      <w:pPr>
        <w:spacing w:before="80" w:after="80"/>
        <w:rPr>
          <w:rFonts w:hint="default"/>
          <w:lang w:val="en-US" w:eastAsia="zh-CN"/>
        </w:rPr>
      </w:pPr>
    </w:p>
    <w:tbl>
      <w:tblPr>
        <w:tblStyle w:val="13"/>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 w:type="dxa"/>
          <w:bottom w:w="0" w:type="dxa"/>
          <w:right w:w="10" w:type="dxa"/>
        </w:tblCellMar>
      </w:tblPr>
      <w:tblGrid>
        <w:gridCol w:w="631"/>
        <w:gridCol w:w="1717"/>
        <w:gridCol w:w="1142"/>
        <w:gridCol w:w="673"/>
        <w:gridCol w:w="1397"/>
        <w:gridCol w:w="3470"/>
        <w:gridCol w:w="3310"/>
        <w:gridCol w:w="1660"/>
        <w:tblGridChange w:id="26">
          <w:tblGrid>
            <w:gridCol w:w="350"/>
            <w:gridCol w:w="140"/>
            <w:gridCol w:w="141"/>
            <w:gridCol w:w="295"/>
            <w:gridCol w:w="55"/>
            <w:gridCol w:w="1367"/>
            <w:gridCol w:w="350"/>
            <w:gridCol w:w="140"/>
            <w:gridCol w:w="652"/>
            <w:gridCol w:w="350"/>
            <w:gridCol w:w="140"/>
            <w:gridCol w:w="183"/>
            <w:gridCol w:w="350"/>
            <w:gridCol w:w="140"/>
            <w:gridCol w:w="907"/>
            <w:gridCol w:w="350"/>
            <w:gridCol w:w="140"/>
            <w:gridCol w:w="2980"/>
            <w:gridCol w:w="350"/>
            <w:gridCol w:w="140"/>
            <w:gridCol w:w="2820"/>
            <w:gridCol w:w="350"/>
            <w:gridCol w:w="140"/>
            <w:gridCol w:w="1170"/>
            <w:gridCol w:w="350"/>
            <w:gridCol w:w="140"/>
          </w:tblGrid>
        </w:tblGridChange>
      </w:tblGrid>
      <w:tr w14:paraId="7390D23D">
        <w:trPr>
          <w:trHeight w:val="0" w:hRule="atLeast"/>
          <w:tblHeader/>
          <w:jc w:val="center"/>
        </w:trPr>
        <w:tc>
          <w:tcPr>
            <w:tcW w:w="225"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1240A5F6">
            <w:pPr>
              <w:keepNext/>
              <w:snapToGrid w:val="0"/>
              <w:spacing w:before="40" w:after="40"/>
              <w:jc w:val="center"/>
            </w:pPr>
            <w:r>
              <w:rPr>
                <w:rFonts w:ascii="宋体" w:hAnsi="宋体" w:eastAsia="宋体" w:cs="宋体"/>
                <w:b/>
                <w:bCs/>
                <w:i w:val="0"/>
                <w:iCs w:val="0"/>
                <w:sz w:val="18"/>
                <w:szCs w:val="18"/>
              </w:rPr>
              <w:t>状态</w:t>
            </w:r>
          </w:p>
        </w:tc>
        <w:tc>
          <w:tcPr>
            <w:tcW w:w="613"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42EF4E41">
            <w:pPr>
              <w:keepNext/>
              <w:snapToGrid w:val="0"/>
              <w:spacing w:before="40" w:after="40"/>
              <w:jc w:val="center"/>
            </w:pPr>
            <w:r>
              <w:rPr>
                <w:rFonts w:ascii="宋体" w:hAnsi="宋体" w:eastAsia="宋体" w:cs="宋体"/>
                <w:b/>
                <w:bCs/>
                <w:i w:val="0"/>
                <w:iCs w:val="0"/>
                <w:sz w:val="18"/>
                <w:szCs w:val="18"/>
              </w:rPr>
              <w:t>type_code</w:t>
            </w:r>
          </w:p>
        </w:tc>
        <w:tc>
          <w:tcPr>
            <w:tcW w:w="407"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266B06BC">
            <w:pPr>
              <w:keepNext/>
              <w:snapToGrid w:val="0"/>
              <w:spacing w:before="40" w:after="40"/>
              <w:jc w:val="center"/>
            </w:pPr>
            <w:r>
              <w:rPr>
                <w:rFonts w:ascii="宋体" w:hAnsi="宋体" w:eastAsia="宋体" w:cs="宋体"/>
                <w:b/>
                <w:bCs/>
                <w:i w:val="0"/>
                <w:iCs w:val="0"/>
                <w:sz w:val="18"/>
                <w:szCs w:val="18"/>
              </w:rPr>
              <w:t>层次路径（V3）</w:t>
            </w:r>
          </w:p>
        </w:tc>
        <w:tc>
          <w:tcPr>
            <w:tcW w:w="240"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5F1244DF">
            <w:pPr>
              <w:keepNext/>
              <w:snapToGrid w:val="0"/>
              <w:spacing w:before="40" w:after="40"/>
              <w:jc w:val="center"/>
            </w:pPr>
            <w:r>
              <w:rPr>
                <w:rFonts w:ascii="宋体" w:hAnsi="宋体" w:eastAsia="宋体" w:cs="宋体"/>
                <w:b/>
                <w:bCs/>
                <w:i w:val="0"/>
                <w:iCs w:val="0"/>
                <w:sz w:val="18"/>
                <w:szCs w:val="18"/>
              </w:rPr>
              <w:t>中文标签</w:t>
            </w:r>
          </w:p>
        </w:tc>
        <w:tc>
          <w:tcPr>
            <w:tcW w:w="498"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1341E3CB">
            <w:pPr>
              <w:keepNext/>
              <w:snapToGrid w:val="0"/>
              <w:spacing w:before="40" w:after="40"/>
              <w:jc w:val="center"/>
            </w:pPr>
            <w:r>
              <w:rPr>
                <w:rFonts w:ascii="宋体" w:hAnsi="宋体" w:eastAsia="宋体" w:cs="宋体"/>
                <w:b/>
                <w:bCs/>
                <w:i w:val="0"/>
                <w:iCs w:val="0"/>
                <w:sz w:val="18"/>
                <w:szCs w:val="18"/>
              </w:rPr>
              <w:t>定义</w:t>
            </w:r>
          </w:p>
        </w:tc>
        <w:tc>
          <w:tcPr>
            <w:tcW w:w="1239"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1423A622">
            <w:pPr>
              <w:keepNext/>
              <w:snapToGrid w:val="0"/>
              <w:spacing w:before="40" w:after="40"/>
              <w:jc w:val="center"/>
            </w:pPr>
            <w:r>
              <w:rPr>
                <w:rFonts w:ascii="宋体" w:hAnsi="宋体" w:eastAsia="宋体" w:cs="宋体"/>
                <w:b/>
                <w:bCs/>
                <w:i w:val="0"/>
                <w:iCs w:val="0"/>
                <w:sz w:val="18"/>
                <w:szCs w:val="18"/>
              </w:rPr>
              <w:t>识别特征 / 与相邻类型区分</w:t>
            </w:r>
          </w:p>
        </w:tc>
        <w:tc>
          <w:tcPr>
            <w:tcW w:w="1182"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302AAAC6">
            <w:pPr>
              <w:keepNext/>
              <w:snapToGrid w:val="0"/>
              <w:spacing w:before="40" w:after="40"/>
              <w:jc w:val="center"/>
            </w:pPr>
            <w:r>
              <w:rPr>
                <w:rFonts w:ascii="宋体" w:hAnsi="宋体" w:eastAsia="宋体" w:cs="宋体"/>
                <w:b/>
                <w:bCs/>
                <w:i w:val="0"/>
                <w:iCs w:val="0"/>
                <w:sz w:val="18"/>
                <w:szCs w:val="18"/>
              </w:rPr>
              <w:t>原文例子</w:t>
            </w:r>
          </w:p>
        </w:tc>
        <w:tc>
          <w:tcPr>
            <w:tcW w:w="592" w:type="pct"/>
            <w:tcBorders>
              <w:top w:val="single" w:color="999999" w:sz="12" w:space="0"/>
              <w:left w:val="nil"/>
              <w:bottom w:val="nil"/>
              <w:right w:val="nil"/>
            </w:tcBorders>
            <w:shd w:val="clear" w:color="auto" w:fill="BDD7EE"/>
            <w:noWrap w:val="0"/>
            <w:tcMar>
              <w:top w:w="60" w:type="dxa"/>
              <w:left w:w="80" w:type="dxa"/>
              <w:bottom w:w="60" w:type="dxa"/>
              <w:right w:w="80" w:type="dxa"/>
            </w:tcMar>
            <w:vAlign w:val="top"/>
          </w:tcPr>
          <w:p w14:paraId="2265D2F7">
            <w:pPr>
              <w:keepNext/>
              <w:snapToGrid w:val="0"/>
              <w:spacing w:before="40" w:after="40"/>
              <w:jc w:val="center"/>
            </w:pPr>
            <w:r>
              <w:rPr>
                <w:rFonts w:ascii="宋体" w:hAnsi="宋体" w:eastAsia="宋体" w:cs="宋体"/>
                <w:b/>
                <w:bCs/>
                <w:i w:val="0"/>
                <w:iCs w:val="0"/>
                <w:sz w:val="18"/>
                <w:szCs w:val="18"/>
              </w:rPr>
              <w:t>来源论文</w:t>
            </w:r>
          </w:p>
        </w:tc>
      </w:tr>
      <w:tr w14:paraId="1742B5A0">
        <w:trPr>
          <w:trHeight w:val="0" w:hRule="atLeast"/>
          <w:jc w:val="center"/>
        </w:trPr>
        <w:tc>
          <w:tcPr>
            <w:tcW w:w="5000" w:type="pct"/>
            <w:gridSpan w:val="8"/>
            <w:tcBorders>
              <w:top w:val="single" w:color="999999" w:sz="4" w:space="0"/>
              <w:left w:val="nil"/>
              <w:bottom w:val="nil"/>
              <w:right w:val="nil"/>
            </w:tcBorders>
            <w:shd w:val="clear" w:color="auto" w:fill="D9E2F3"/>
            <w:noWrap w:val="0"/>
            <w:tcMar>
              <w:top w:w="60" w:type="dxa"/>
              <w:left w:w="80" w:type="dxa"/>
              <w:bottom w:w="60" w:type="dxa"/>
              <w:right w:w="80" w:type="dxa"/>
            </w:tcMar>
            <w:vAlign w:val="top"/>
          </w:tcPr>
          <w:p w14:paraId="71AF6688">
            <w:pPr>
              <w:keepNext/>
              <w:snapToGrid w:val="0"/>
              <w:spacing w:before="40" w:after="40"/>
              <w:jc w:val="left"/>
            </w:pPr>
            <w:r>
              <w:rPr>
                <w:rFonts w:ascii="宋体" w:hAnsi="宋体" w:eastAsia="宋体" w:cs="宋体"/>
                <w:b/>
                <w:bCs/>
                <w:i w:val="0"/>
                <w:iCs w:val="0"/>
                <w:sz w:val="20"/>
                <w:szCs w:val="20"/>
              </w:rPr>
              <w:t>1. AGENT（行为主体）— 能产生学术行为的主体，所有学科通用</w:t>
            </w:r>
          </w:p>
        </w:tc>
      </w:tr>
      <w:tr w14:paraId="6D6A44D0">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51F50F6E">
            <w:pPr>
              <w:keepNext/>
              <w:snapToGrid w:val="0"/>
              <w:spacing w:before="40" w:after="40"/>
              <w:jc w:val="left"/>
            </w:pPr>
            <w:r>
              <w:rPr>
                <w:rFonts w:ascii="宋体" w:hAnsi="宋体" w:eastAsia="宋体" w:cs="宋体"/>
                <w:b/>
                <w:bCs/>
                <w:i w:val="0"/>
                <w:iCs w:val="0"/>
                <w:sz w:val="20"/>
                <w:szCs w:val="20"/>
              </w:rPr>
              <w:t>1.1 Person（个人）— 刚性类型，个人身份不随评价语境改变</w:t>
            </w:r>
          </w:p>
        </w:tc>
      </w:tr>
      <w:tr w14:paraId="2CAAAEF5">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4F799A11">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7A4D44E5">
            <w:pPr>
              <w:keepNext/>
              <w:snapToGrid w:val="0"/>
              <w:spacing w:before="40" w:after="40"/>
              <w:jc w:val="left"/>
            </w:pPr>
            <w:r>
              <w:rPr>
                <w:rFonts w:ascii="宋体" w:hAnsi="宋体" w:eastAsia="宋体" w:cs="宋体"/>
                <w:b w:val="0"/>
                <w:bCs w:val="0"/>
                <w:i w:val="0"/>
                <w:iCs w:val="0"/>
                <w:sz w:val="18"/>
                <w:szCs w:val="18"/>
              </w:rPr>
              <w:t>scholar</w:t>
            </w:r>
          </w:p>
        </w:tc>
        <w:tc>
          <w:tcPr>
            <w:tcW w:w="407" w:type="pct"/>
            <w:tcBorders>
              <w:top w:val="nil"/>
              <w:left w:val="nil"/>
              <w:bottom w:val="nil"/>
              <w:right w:val="nil"/>
            </w:tcBorders>
            <w:noWrap w:val="0"/>
            <w:tcMar>
              <w:top w:w="60" w:type="dxa"/>
              <w:left w:w="80" w:type="dxa"/>
              <w:bottom w:w="60" w:type="dxa"/>
              <w:right w:w="80" w:type="dxa"/>
            </w:tcMar>
            <w:vAlign w:val="top"/>
          </w:tcPr>
          <w:p w14:paraId="51FAEAF7">
            <w:pPr>
              <w:keepNext/>
              <w:snapToGrid w:val="0"/>
              <w:spacing w:before="40" w:after="40"/>
              <w:jc w:val="left"/>
            </w:pPr>
            <w:r>
              <w:rPr>
                <w:rFonts w:ascii="宋体" w:hAnsi="宋体" w:eastAsia="宋体" w:cs="宋体"/>
                <w:b w:val="0"/>
                <w:bCs w:val="0"/>
                <w:i w:val="0"/>
                <w:iCs w:val="0"/>
                <w:sz w:val="18"/>
                <w:szCs w:val="18"/>
              </w:rPr>
              <w:t>Agent &gt; Person</w:t>
            </w:r>
          </w:p>
        </w:tc>
        <w:tc>
          <w:tcPr>
            <w:tcW w:w="240" w:type="pct"/>
            <w:tcBorders>
              <w:top w:val="nil"/>
              <w:left w:val="nil"/>
              <w:bottom w:val="nil"/>
              <w:right w:val="nil"/>
            </w:tcBorders>
            <w:noWrap w:val="0"/>
            <w:tcMar>
              <w:top w:w="60" w:type="dxa"/>
              <w:left w:w="80" w:type="dxa"/>
              <w:bottom w:w="60" w:type="dxa"/>
              <w:right w:w="80" w:type="dxa"/>
            </w:tcMar>
            <w:vAlign w:val="top"/>
          </w:tcPr>
          <w:p w14:paraId="3DC4C391">
            <w:pPr>
              <w:keepNext/>
              <w:snapToGrid w:val="0"/>
              <w:spacing w:before="40" w:after="40"/>
              <w:jc w:val="left"/>
            </w:pPr>
            <w:r>
              <w:rPr>
                <w:rFonts w:ascii="宋体" w:hAnsi="宋体" w:eastAsia="宋体" w:cs="宋体"/>
                <w:b/>
                <w:bCs/>
                <w:i w:val="0"/>
                <w:iCs w:val="0"/>
                <w:sz w:val="18"/>
                <w:szCs w:val="18"/>
              </w:rPr>
              <w:t>知识生产者</w:t>
            </w:r>
          </w:p>
        </w:tc>
        <w:tc>
          <w:tcPr>
            <w:tcW w:w="498" w:type="pct"/>
            <w:tcBorders>
              <w:top w:val="nil"/>
              <w:left w:val="nil"/>
              <w:bottom w:val="nil"/>
              <w:right w:val="nil"/>
            </w:tcBorders>
            <w:noWrap w:val="0"/>
            <w:tcMar>
              <w:top w:w="60" w:type="dxa"/>
              <w:left w:w="80" w:type="dxa"/>
              <w:bottom w:w="60" w:type="dxa"/>
              <w:right w:w="80" w:type="dxa"/>
            </w:tcMar>
            <w:vAlign w:val="top"/>
          </w:tcPr>
          <w:p w14:paraId="6B9FCA45">
            <w:pPr>
              <w:keepNext/>
              <w:snapToGrid w:val="0"/>
              <w:spacing w:before="40" w:after="40"/>
              <w:jc w:val="left"/>
              <w:rPr>
                <w:rFonts w:hint="eastAsia" w:eastAsia="宋体"/>
                <w:lang w:eastAsia="zh-CN"/>
              </w:rPr>
            </w:pPr>
            <w:r>
              <w:rPr>
                <w:rFonts w:ascii="宋体" w:hAnsi="宋体" w:eastAsia="宋体" w:cs="宋体"/>
                <w:b w:val="0"/>
                <w:bCs w:val="0"/>
                <w:i w:val="0"/>
                <w:iCs w:val="0"/>
                <w:sz w:val="18"/>
                <w:szCs w:val="18"/>
              </w:rPr>
              <w:t>以研究、理论建构、知识生产为主要职能的个人，包括研究者、学者、理论家。</w:t>
            </w:r>
            <w:ins w:id="27" w:author="goskii" w:date="2026-04-17T11:32:22Z">
              <w:r>
                <w:rPr>
                  <w:rFonts w:hint="eastAsia" w:cs="宋体"/>
                  <w:b w:val="0"/>
                  <w:bCs w:val="0"/>
                  <w:i w:val="0"/>
                  <w:iCs w:val="0"/>
                  <w:sz w:val="18"/>
                  <w:szCs w:val="18"/>
                  <w:lang w:eastAsia="zh-CN"/>
                </w:rPr>
                <w:t>（</w:t>
              </w:r>
            </w:ins>
            <w:ins w:id="28" w:author="goskii" w:date="2026-04-17T11:32:24Z">
              <w:r>
                <w:rPr>
                  <w:rFonts w:hint="eastAsia" w:cs="宋体"/>
                  <w:b w:val="0"/>
                  <w:bCs w:val="0"/>
                  <w:i w:val="0"/>
                  <w:iCs w:val="0"/>
                  <w:sz w:val="18"/>
                  <w:szCs w:val="18"/>
                  <w:lang w:val="en-US" w:eastAsia="zh-CN"/>
                </w:rPr>
                <w:t>不包含</w:t>
              </w:r>
            </w:ins>
            <w:ins w:id="29" w:author="goskii" w:date="2026-04-17T11:32:26Z">
              <w:r>
                <w:rPr>
                  <w:rFonts w:hint="eastAsia" w:cs="宋体"/>
                  <w:b w:val="0"/>
                  <w:bCs w:val="0"/>
                  <w:i w:val="0"/>
                  <w:iCs w:val="0"/>
                  <w:sz w:val="18"/>
                  <w:szCs w:val="18"/>
                  <w:lang w:val="en-US" w:eastAsia="zh-CN"/>
                </w:rPr>
                <w:t>头衔</w:t>
              </w:r>
            </w:ins>
            <w:ins w:id="30" w:author="goskii" w:date="2026-04-17T11:32:22Z">
              <w:r>
                <w:rPr>
                  <w:rFonts w:hint="eastAsia" w:cs="宋体"/>
                  <w:b w:val="0"/>
                  <w:bCs w:val="0"/>
                  <w:i w:val="0"/>
                  <w:iCs w:val="0"/>
                  <w:sz w:val="18"/>
                  <w:szCs w:val="18"/>
                  <w:lang w:eastAsia="zh-CN"/>
                </w:rPr>
                <w:t>）</w:t>
              </w:r>
            </w:ins>
          </w:p>
        </w:tc>
        <w:tc>
          <w:tcPr>
            <w:tcW w:w="1239" w:type="pct"/>
            <w:tcBorders>
              <w:top w:val="nil"/>
              <w:left w:val="nil"/>
              <w:bottom w:val="nil"/>
              <w:right w:val="nil"/>
            </w:tcBorders>
            <w:noWrap w:val="0"/>
            <w:tcMar>
              <w:top w:w="60" w:type="dxa"/>
              <w:left w:w="80" w:type="dxa"/>
              <w:bottom w:w="60" w:type="dxa"/>
              <w:right w:w="80" w:type="dxa"/>
            </w:tcMar>
            <w:vAlign w:val="top"/>
          </w:tcPr>
          <w:p w14:paraId="430D4AB8">
            <w:pPr>
              <w:keepNext/>
              <w:snapToGrid w:val="0"/>
              <w:spacing w:before="40" w:after="40"/>
              <w:jc w:val="left"/>
            </w:pPr>
            <w:r>
              <w:rPr>
                <w:rFonts w:ascii="宋体" w:hAnsi="宋体" w:eastAsia="宋体" w:cs="宋体"/>
                <w:b w:val="0"/>
                <w:bCs w:val="0"/>
                <w:i w:val="0"/>
                <w:iCs w:val="0"/>
                <w:sz w:val="18"/>
                <w:szCs w:val="18"/>
              </w:rPr>
              <w:t>vs practitioner：区分标准是主要职能——scholar 的产出是知识本身（论文、著作），practitioner 的产出是专业服务（咨询、管理、实践）。同一人物若以研究身份出现则标 scholar，以从业身份出现则标 practitioner。</w:t>
            </w:r>
          </w:p>
        </w:tc>
        <w:tc>
          <w:tcPr>
            <w:tcW w:w="1182" w:type="pct"/>
            <w:tcBorders>
              <w:top w:val="nil"/>
              <w:left w:val="nil"/>
              <w:bottom w:val="nil"/>
              <w:right w:val="nil"/>
            </w:tcBorders>
            <w:noWrap w:val="0"/>
            <w:tcMar>
              <w:top w:w="60" w:type="dxa"/>
              <w:left w:w="80" w:type="dxa"/>
              <w:bottom w:w="60" w:type="dxa"/>
              <w:right w:w="80" w:type="dxa"/>
            </w:tcMar>
            <w:vAlign w:val="top"/>
          </w:tcPr>
          <w:p w14:paraId="38498D11">
            <w:pPr>
              <w:keepNext/>
              <w:snapToGrid w:val="0"/>
              <w:spacing w:before="40" w:after="40"/>
              <w:jc w:val="left"/>
              <w:rPr>
                <w:ins w:id="31" w:author="goskii" w:date="2026-04-20T17:34:31Z"/>
                <w:rFonts w:ascii="宋体" w:hAnsi="宋体" w:eastAsia="宋体" w:cs="宋体"/>
                <w:sz w:val="18"/>
                <w:szCs w:val="18"/>
              </w:rPr>
            </w:pPr>
            <w:ins w:id="32" w:author="goskii" w:date="2026-04-17T21:24:44Z">
              <w:r>
                <w:rPr>
                  <w:rFonts w:hint="eastAsia" w:cs="宋体"/>
                  <w:b w:val="0"/>
                  <w:bCs w:val="0"/>
                  <w:sz w:val="18"/>
                  <w:szCs w:val="18"/>
                  <w:lang w:val="en-US" w:eastAsia="zh-CN"/>
                </w:rPr>
                <w:t>①</w:t>
              </w:r>
            </w:ins>
            <w:ins w:id="33" w:author="goskii" w:date="2026-04-17T21:22:48Z">
              <w:r>
                <w:rPr>
                  <w:rFonts w:ascii="宋体" w:hAnsi="宋体" w:eastAsia="宋体" w:cs="宋体"/>
                  <w:b w:val="0"/>
                  <w:bCs w:val="0"/>
                  <w:sz w:val="18"/>
                  <w:szCs w:val="18"/>
                </w:rPr>
                <w:t>随着对信息经纪业研究的深入</w:t>
              </w:r>
            </w:ins>
            <w:ins w:id="34" w:author="goskii" w:date="2026-04-17T21:23:13Z">
              <w:r>
                <w:rPr>
                  <w:rFonts w:hint="eastAsia" w:cs="宋体"/>
                  <w:b w:val="0"/>
                  <w:bCs w:val="0"/>
                  <w:sz w:val="18"/>
                  <w:szCs w:val="18"/>
                  <w:lang w:eastAsia="zh-CN"/>
                </w:rPr>
                <w:t>，</w:t>
              </w:r>
            </w:ins>
            <w:ins w:id="35" w:author="goskii" w:date="2026-04-17T21:22:48Z">
              <w:r>
                <w:rPr>
                  <w:rFonts w:hint="default" w:ascii="宋体" w:hAnsi="宋体" w:eastAsia="宋体" w:cs="宋体"/>
                  <w:b w:val="0"/>
                  <w:bCs w:val="0"/>
                  <w:sz w:val="18"/>
                  <w:szCs w:val="18"/>
                </w:rPr>
                <w:t>出现了很多由信息经纪人撰写的专业论文。</w:t>
              </w:r>
            </w:ins>
            <w:ins w:id="36" w:author="goskii" w:date="2026-04-17T21:20:42Z">
              <w:r>
                <w:rPr>
                  <w:rFonts w:ascii="宋体" w:hAnsi="宋体" w:eastAsia="宋体" w:cs="宋体"/>
                  <w:sz w:val="18"/>
                  <w:szCs w:val="18"/>
                  <w:highlight w:val="yellow"/>
                  <w:rPrChange w:id="37" w:author="goskii" w:date="2026-04-17T21:23:21Z">
                    <w:rPr>
                      <w:rFonts w:ascii="宋体" w:hAnsi="宋体" w:eastAsia="宋体" w:cs="宋体"/>
                      <w:sz w:val="24"/>
                      <w:szCs w:val="24"/>
                    </w:rPr>
                  </w:rPrChange>
                </w:rPr>
                <w:t>巴巴拉·奎恩特（B. Quint）</w:t>
              </w:r>
            </w:ins>
            <w:ins w:id="38" w:author="goskii" w:date="2026-04-17T21:20:42Z">
              <w:r>
                <w:rPr>
                  <w:rFonts w:ascii="宋体" w:hAnsi="宋体" w:eastAsia="宋体" w:cs="宋体"/>
                  <w:b w:val="0"/>
                  <w:sz w:val="18"/>
                  <w:szCs w:val="18"/>
                </w:rPr>
                <w:t>影响较大</w:t>
              </w:r>
            </w:ins>
            <w:ins w:id="39" w:author="goskii" w:date="2026-04-17T21:20:42Z">
              <w:r>
                <w:rPr>
                  <w:rFonts w:ascii="宋体" w:hAnsi="宋体" w:eastAsia="宋体" w:cs="宋体"/>
                  <w:sz w:val="18"/>
                  <w:szCs w:val="18"/>
                </w:rPr>
                <w:t>，她是</w:t>
              </w:r>
            </w:ins>
            <w:ins w:id="40" w:author="goskii" w:date="2026-04-17T21:20:42Z">
              <w:r>
                <w:rPr>
                  <w:rFonts w:ascii="宋体" w:hAnsi="宋体" w:eastAsia="宋体" w:cs="宋体"/>
                  <w:b w:val="0"/>
                  <w:sz w:val="18"/>
                  <w:szCs w:val="18"/>
                </w:rPr>
                <w:t>信息经纪业公认的学术权威</w:t>
              </w:r>
            </w:ins>
            <w:ins w:id="41" w:author="goskii" w:date="2026-04-17T21:20:42Z">
              <w:r>
                <w:rPr>
                  <w:rFonts w:ascii="宋体" w:hAnsi="宋体" w:eastAsia="宋体" w:cs="宋体"/>
                  <w:sz w:val="18"/>
                  <w:szCs w:val="18"/>
                </w:rPr>
                <w:t>，她</w:t>
              </w:r>
            </w:ins>
            <w:ins w:id="42" w:author="goskii" w:date="2026-04-17T21:20:42Z">
              <w:r>
                <w:rPr>
                  <w:rFonts w:ascii="宋体" w:hAnsi="宋体" w:eastAsia="宋体" w:cs="宋体"/>
                  <w:b w:val="0"/>
                  <w:sz w:val="18"/>
                  <w:szCs w:val="18"/>
                </w:rPr>
                <w:t>学识渊博</w:t>
              </w:r>
            </w:ins>
            <w:ins w:id="43" w:author="goskii" w:date="2026-04-17T21:20:42Z">
              <w:r>
                <w:rPr>
                  <w:rFonts w:ascii="宋体" w:hAnsi="宋体" w:eastAsia="宋体" w:cs="宋体"/>
                  <w:sz w:val="18"/>
                  <w:szCs w:val="18"/>
                </w:rPr>
                <w:t>，提出的观点</w:t>
              </w:r>
            </w:ins>
            <w:ins w:id="44" w:author="goskii" w:date="2026-04-17T21:20:42Z">
              <w:r>
                <w:rPr>
                  <w:rFonts w:ascii="宋体" w:hAnsi="宋体" w:eastAsia="宋体" w:cs="宋体"/>
                  <w:b w:val="0"/>
                  <w:sz w:val="18"/>
                  <w:szCs w:val="18"/>
                </w:rPr>
                <w:t>总是简明扼要、一语中的</w:t>
              </w:r>
            </w:ins>
            <w:ins w:id="45" w:author="goskii" w:date="2026-04-17T21:20:42Z">
              <w:r>
                <w:rPr>
                  <w:rFonts w:ascii="宋体" w:hAnsi="宋体" w:eastAsia="宋体" w:cs="宋体"/>
                  <w:sz w:val="18"/>
                  <w:szCs w:val="18"/>
                </w:rPr>
                <w:t>。</w:t>
              </w:r>
            </w:ins>
          </w:p>
          <w:p w14:paraId="735A4CF6">
            <w:pPr>
              <w:keepNext/>
              <w:snapToGrid w:val="0"/>
              <w:spacing w:before="40" w:after="40"/>
              <w:jc w:val="left"/>
              <w:rPr>
                <w:ins w:id="46" w:author="goskii" w:date="2026-04-20T17:34:31Z"/>
                <w:rFonts w:ascii="宋体" w:hAnsi="宋体" w:eastAsia="宋体" w:cs="宋体"/>
                <w:sz w:val="18"/>
                <w:szCs w:val="18"/>
              </w:rPr>
            </w:pPr>
          </w:p>
          <w:p w14:paraId="0E53CCF8">
            <w:pPr>
              <w:keepNext/>
              <w:snapToGrid w:val="0"/>
              <w:spacing w:before="40" w:after="40"/>
              <w:jc w:val="left"/>
              <w:rPr>
                <w:ins w:id="47" w:author="goskii" w:date="2026-04-20T17:34:47Z"/>
                <w:rFonts w:hint="eastAsia" w:cs="宋体"/>
                <w:sz w:val="18"/>
                <w:szCs w:val="18"/>
                <w:lang w:val="en-US" w:eastAsia="zh-CN"/>
              </w:rPr>
            </w:pPr>
            <w:ins w:id="48" w:author="goskii" w:date="2026-04-20T17:34:37Z">
              <w:r>
                <w:rPr>
                  <w:rFonts w:hint="eastAsia" w:cs="宋体"/>
                  <w:sz w:val="18"/>
                  <w:szCs w:val="18"/>
                  <w:lang w:val="en-US" w:eastAsia="zh-CN"/>
                </w:rPr>
                <w:t>A</w:t>
              </w:r>
            </w:ins>
            <w:ins w:id="49" w:author="goskii" w:date="2026-04-20T17:34:38Z">
              <w:r>
                <w:rPr>
                  <w:rFonts w:hint="eastAsia" w:cs="宋体"/>
                  <w:sz w:val="18"/>
                  <w:szCs w:val="18"/>
                  <w:lang w:val="en-US" w:eastAsia="zh-CN"/>
                </w:rPr>
                <w:t>：</w:t>
              </w:r>
            </w:ins>
            <w:ins w:id="50" w:author="goskii" w:date="2026-04-20T17:34:46Z">
              <w:r>
                <w:rPr>
                  <w:rFonts w:hint="eastAsia" w:cs="宋体"/>
                  <w:sz w:val="18"/>
                  <w:szCs w:val="18"/>
                  <w:lang w:val="en-US" w:eastAsia="zh-CN"/>
                </w:rPr>
                <w:t>巴巴拉·奎恩特（B. Quint）</w:t>
              </w:r>
            </w:ins>
          </w:p>
          <w:p w14:paraId="1691B809">
            <w:pPr>
              <w:keepNext/>
              <w:snapToGrid w:val="0"/>
              <w:spacing w:before="40" w:after="40"/>
              <w:jc w:val="left"/>
              <w:rPr>
                <w:ins w:id="51" w:author="goskii" w:date="2026-04-17T21:24:46Z"/>
                <w:rFonts w:hint="eastAsia" w:cs="宋体"/>
                <w:sz w:val="18"/>
                <w:szCs w:val="18"/>
                <w:lang w:val="en-US" w:eastAsia="zh-CN"/>
              </w:rPr>
            </w:pPr>
          </w:p>
          <w:p w14:paraId="3B2A7A39">
            <w:pPr>
              <w:keepNext/>
              <w:snapToGrid w:val="0"/>
              <w:spacing w:before="40" w:after="40"/>
              <w:jc w:val="left"/>
              <w:rPr>
                <w:ins w:id="52" w:author="goskii" w:date="2026-04-20T17:34:49Z"/>
                <w:rFonts w:hint="eastAsia" w:cs="宋体"/>
                <w:sz w:val="18"/>
                <w:szCs w:val="18"/>
                <w:lang w:val="en-US" w:eastAsia="zh-CN"/>
              </w:rPr>
            </w:pPr>
            <w:ins w:id="53" w:author="goskii" w:date="2026-04-17T21:24:48Z">
              <w:r>
                <w:rPr>
                  <w:rFonts w:hint="eastAsia" w:cs="宋体"/>
                  <w:sz w:val="18"/>
                  <w:szCs w:val="18"/>
                  <w:lang w:val="en-US" w:eastAsia="zh-CN"/>
                </w:rPr>
                <w:t>②</w:t>
              </w:r>
            </w:ins>
            <w:ins w:id="54" w:author="goskii" w:date="2026-04-17T21:24:51Z">
              <w:r>
                <w:rPr>
                  <w:rFonts w:hint="eastAsia" w:cs="宋体"/>
                  <w:sz w:val="18"/>
                  <w:szCs w:val="18"/>
                  <w:lang w:val="en-US" w:eastAsia="zh-CN"/>
                </w:rPr>
                <w:t>建国以前在谱学研究领域颇有建树的学者有</w:t>
              </w:r>
            </w:ins>
            <w:ins w:id="55" w:author="goskii" w:date="2026-04-17T21:24:51Z">
              <w:r>
                <w:rPr>
                  <w:rFonts w:hint="eastAsia" w:cs="宋体"/>
                  <w:sz w:val="18"/>
                  <w:szCs w:val="18"/>
                  <w:highlight w:val="yellow"/>
                  <w:lang w:val="en-US" w:eastAsia="zh-CN"/>
                  <w:rPrChange w:id="56" w:author="goskii" w:date="2026-04-17T21:24:55Z">
                    <w:rPr>
                      <w:rFonts w:hint="eastAsia" w:cs="宋体"/>
                      <w:sz w:val="18"/>
                      <w:szCs w:val="18"/>
                      <w:lang w:val="en-US" w:eastAsia="zh-CN"/>
                    </w:rPr>
                  </w:rPrChange>
                </w:rPr>
                <w:t>潘光旦</w:t>
              </w:r>
            </w:ins>
            <w:ins w:id="57" w:author="goskii" w:date="2026-04-17T21:24:51Z">
              <w:r>
                <w:rPr>
                  <w:rFonts w:hint="eastAsia" w:cs="宋体"/>
                  <w:sz w:val="18"/>
                  <w:szCs w:val="18"/>
                  <w:lang w:val="en-US" w:eastAsia="zh-CN"/>
                </w:rPr>
                <w:t>、</w:t>
              </w:r>
            </w:ins>
            <w:ins w:id="58" w:author="goskii" w:date="2026-04-17T21:24:51Z">
              <w:r>
                <w:rPr>
                  <w:rFonts w:hint="eastAsia" w:cs="宋体"/>
                  <w:sz w:val="18"/>
                  <w:szCs w:val="18"/>
                  <w:highlight w:val="yellow"/>
                  <w:lang w:val="en-US" w:eastAsia="zh-CN"/>
                  <w:rPrChange w:id="59" w:author="goskii" w:date="2026-04-17T21:24:57Z">
                    <w:rPr>
                      <w:rFonts w:hint="eastAsia" w:cs="宋体"/>
                      <w:sz w:val="18"/>
                      <w:szCs w:val="18"/>
                      <w:lang w:val="en-US" w:eastAsia="zh-CN"/>
                    </w:rPr>
                  </w:rPrChange>
                </w:rPr>
                <w:t>罗香林</w:t>
              </w:r>
            </w:ins>
            <w:ins w:id="60" w:author="goskii" w:date="2026-04-17T21:24:51Z">
              <w:r>
                <w:rPr>
                  <w:rFonts w:hint="eastAsia" w:cs="宋体"/>
                  <w:sz w:val="18"/>
                  <w:szCs w:val="18"/>
                  <w:lang w:val="en-US" w:eastAsia="zh-CN"/>
                </w:rPr>
                <w:t>等人。……他们的研究对谱学理论的普及与发展具有不可磨灭的贡献。</w:t>
              </w:r>
            </w:ins>
          </w:p>
          <w:p w14:paraId="62E56D90">
            <w:pPr>
              <w:keepNext/>
              <w:snapToGrid w:val="0"/>
              <w:spacing w:before="40" w:after="40"/>
              <w:jc w:val="left"/>
              <w:rPr>
                <w:ins w:id="61" w:author="goskii" w:date="2026-04-20T17:34:50Z"/>
                <w:rFonts w:hint="eastAsia" w:cs="宋体"/>
                <w:sz w:val="18"/>
                <w:szCs w:val="18"/>
                <w:lang w:val="en-US" w:eastAsia="zh-CN"/>
              </w:rPr>
            </w:pPr>
          </w:p>
          <w:p w14:paraId="178089EA">
            <w:pPr>
              <w:keepNext/>
              <w:snapToGrid w:val="0"/>
              <w:spacing w:before="40" w:after="40"/>
              <w:jc w:val="left"/>
              <w:rPr>
                <w:del w:id="62" w:author="goskii" w:date="2026-04-17T21:20:42Z"/>
              </w:rPr>
            </w:pPr>
            <w:ins w:id="63" w:author="goskii" w:date="2026-04-20T17:34:52Z">
              <w:r>
                <w:rPr>
                  <w:rFonts w:hint="eastAsia" w:cs="宋体"/>
                  <w:sz w:val="18"/>
                  <w:szCs w:val="18"/>
                  <w:lang w:val="en-US" w:eastAsia="zh-CN"/>
                </w:rPr>
                <w:t>A：</w:t>
              </w:r>
            </w:ins>
            <w:ins w:id="64" w:author="goskii" w:date="2026-04-20T17:35:01Z">
              <w:r>
                <w:rPr>
                  <w:rFonts w:hint="eastAsia" w:cs="宋体"/>
                  <w:sz w:val="18"/>
                  <w:szCs w:val="18"/>
                  <w:lang w:val="en-US" w:eastAsia="zh-CN"/>
                </w:rPr>
                <w:t>潘光旦、罗香林</w:t>
              </w:r>
            </w:ins>
            <w:del w:id="65" w:author="goskii" w:date="2026-04-17T21:20:42Z">
              <w:r>
                <w:rPr>
                  <w:rFonts w:ascii="宋体" w:hAnsi="宋体" w:eastAsia="宋体" w:cs="宋体"/>
                  <w:b w:val="0"/>
                  <w:bCs w:val="0"/>
                  <w:i w:val="0"/>
                  <w:iCs w:val="0"/>
                  <w:sz w:val="18"/>
                  <w:szCs w:val="18"/>
                </w:rPr>
                <w:delText>① 中山大学教授程焕文作了热情洋溢的开坛致辞……北京大学教授李国新代表专业委员会宣布第二届图书馆法与知识产权论坛开幕</w:delText>
              </w:r>
            </w:del>
          </w:p>
          <w:p w14:paraId="6E33620D">
            <w:pPr>
              <w:keepNext/>
              <w:snapToGrid w:val="0"/>
              <w:spacing w:before="40" w:after="40"/>
              <w:jc w:val="left"/>
            </w:pPr>
            <w:del w:id="66" w:author="goskii" w:date="2026-04-17T21:20:42Z">
              <w:r>
                <w:rPr>
                  <w:rFonts w:ascii="宋体" w:hAnsi="宋体" w:eastAsia="宋体" w:cs="宋体"/>
                  <w:b w:val="0"/>
                  <w:bCs w:val="0"/>
                  <w:i w:val="0"/>
                  <w:iCs w:val="0"/>
                  <w:sz w:val="18"/>
                  <w:szCs w:val="18"/>
                </w:rPr>
                <w:delText>② 日本专修大学教授、日本图书馆协会常务理事后藤畅先生</w:delText>
              </w:r>
            </w:del>
          </w:p>
        </w:tc>
        <w:tc>
          <w:tcPr>
            <w:tcW w:w="592" w:type="pct"/>
            <w:tcBorders>
              <w:top w:val="nil"/>
              <w:left w:val="nil"/>
              <w:bottom w:val="nil"/>
              <w:right w:val="nil"/>
            </w:tcBorders>
            <w:noWrap w:val="0"/>
            <w:tcMar>
              <w:top w:w="60" w:type="dxa"/>
              <w:left w:w="80" w:type="dxa"/>
              <w:bottom w:w="60" w:type="dxa"/>
              <w:right w:w="80" w:type="dxa"/>
            </w:tcMar>
            <w:vAlign w:val="top"/>
          </w:tcPr>
          <w:p w14:paraId="27DBFA29">
            <w:pPr>
              <w:keepNext/>
              <w:snapToGrid w:val="0"/>
              <w:spacing w:before="40" w:after="40"/>
              <w:jc w:val="left"/>
              <w:rPr>
                <w:ins w:id="67" w:author="goskii" w:date="2026-04-17T21:25:09Z"/>
                <w:rFonts w:ascii="宋体" w:hAnsi="宋体" w:eastAsia="宋体" w:cs="宋体"/>
                <w:sz w:val="18"/>
                <w:szCs w:val="18"/>
              </w:rPr>
            </w:pPr>
            <w:ins w:id="68" w:author="goskii" w:date="2026-04-17T21:25:07Z">
              <w:r>
                <w:rPr>
                  <w:rFonts w:hint="eastAsia" w:cs="宋体"/>
                  <w:sz w:val="18"/>
                  <w:szCs w:val="18"/>
                  <w:lang w:val="en-US" w:eastAsia="zh-CN"/>
                </w:rPr>
                <w:t>①</w:t>
              </w:r>
            </w:ins>
            <w:ins w:id="69" w:author="goskii" w:date="2026-04-17T21:23:31Z">
              <w:r>
                <w:rPr>
                  <w:rFonts w:ascii="宋体" w:hAnsi="宋体" w:eastAsia="宋体" w:cs="宋体"/>
                  <w:sz w:val="18"/>
                  <w:szCs w:val="18"/>
                </w:rPr>
                <w:t>《信息经纪研究综述》</w:t>
              </w:r>
            </w:ins>
          </w:p>
          <w:p w14:paraId="51D7D19A">
            <w:pPr>
              <w:keepNext/>
              <w:snapToGrid w:val="0"/>
              <w:spacing w:before="40" w:after="40"/>
              <w:jc w:val="left"/>
              <w:rPr>
                <w:del w:id="70" w:author="goskii" w:date="2026-04-17T21:23:31Z"/>
              </w:rPr>
            </w:pPr>
            <w:ins w:id="71" w:author="goskii" w:date="2026-04-17T21:25:11Z">
              <w:r>
                <w:rPr>
                  <w:rFonts w:hint="eastAsia" w:cs="宋体"/>
                  <w:sz w:val="18"/>
                  <w:szCs w:val="18"/>
                  <w:lang w:val="en-US" w:eastAsia="zh-CN"/>
                </w:rPr>
                <w:t>②</w:t>
              </w:r>
            </w:ins>
            <w:ins w:id="72" w:author="goskii" w:date="2026-04-17T21:25:13Z">
              <w:r>
                <w:rPr>
                  <w:rFonts w:hint="eastAsia" w:cs="宋体"/>
                  <w:sz w:val="18"/>
                  <w:szCs w:val="18"/>
                  <w:lang w:val="en-US" w:eastAsia="zh-CN"/>
                </w:rPr>
                <w:t>《家谱研究的历史和现状》</w:t>
              </w:r>
            </w:ins>
            <w:del w:id="73" w:author="goskii" w:date="2026-04-17T21:23:31Z">
              <w:r>
                <w:rPr>
                  <w:rFonts w:ascii="宋体" w:hAnsi="宋体" w:eastAsia="宋体" w:cs="宋体"/>
                  <w:b w:val="0"/>
                  <w:bCs w:val="0"/>
                  <w:i w:val="0"/>
                  <w:iCs w:val="0"/>
                  <w:sz w:val="18"/>
                  <w:szCs w:val="18"/>
                </w:rPr>
                <w:delText>① 第二届图书馆法与知识产权论坛综述</w:delText>
              </w:r>
            </w:del>
          </w:p>
          <w:p w14:paraId="1E248660">
            <w:pPr>
              <w:keepNext/>
              <w:snapToGrid w:val="0"/>
              <w:spacing w:before="40" w:after="40"/>
              <w:jc w:val="left"/>
            </w:pPr>
            <w:del w:id="74" w:author="goskii" w:date="2026-04-17T21:23:31Z">
              <w:r>
                <w:rPr>
                  <w:rFonts w:ascii="宋体" w:hAnsi="宋体" w:eastAsia="宋体" w:cs="宋体"/>
                  <w:b w:val="0"/>
                  <w:bCs w:val="0"/>
                  <w:i w:val="0"/>
                  <w:iCs w:val="0"/>
                  <w:sz w:val="18"/>
                  <w:szCs w:val="18"/>
                </w:rPr>
                <w:delText>② 第二届图书馆法与知识产权论坛综述</w:delText>
              </w:r>
            </w:del>
          </w:p>
        </w:tc>
      </w:tr>
      <w:tr w14:paraId="6AC8EBF5">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3B0E7785">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75C97381">
            <w:pPr>
              <w:keepNext/>
              <w:snapToGrid w:val="0"/>
              <w:spacing w:before="40" w:after="40"/>
              <w:jc w:val="left"/>
            </w:pPr>
            <w:r>
              <w:rPr>
                <w:rFonts w:ascii="宋体" w:hAnsi="宋体" w:eastAsia="宋体" w:cs="宋体"/>
                <w:b w:val="0"/>
                <w:bCs w:val="0"/>
                <w:i w:val="0"/>
                <w:iCs w:val="0"/>
                <w:sz w:val="18"/>
                <w:szCs w:val="18"/>
              </w:rPr>
              <w:t>practitioner</w:t>
            </w:r>
            <w:r>
              <w:commentReference w:id="1"/>
            </w:r>
          </w:p>
        </w:tc>
        <w:tc>
          <w:tcPr>
            <w:tcW w:w="407" w:type="pct"/>
            <w:tcBorders>
              <w:top w:val="nil"/>
              <w:left w:val="nil"/>
              <w:bottom w:val="nil"/>
              <w:right w:val="nil"/>
            </w:tcBorders>
            <w:noWrap w:val="0"/>
            <w:tcMar>
              <w:top w:w="60" w:type="dxa"/>
              <w:left w:w="80" w:type="dxa"/>
              <w:bottom w:w="60" w:type="dxa"/>
              <w:right w:w="80" w:type="dxa"/>
            </w:tcMar>
            <w:vAlign w:val="top"/>
          </w:tcPr>
          <w:p w14:paraId="32555DEE">
            <w:pPr>
              <w:keepNext/>
              <w:snapToGrid w:val="0"/>
              <w:spacing w:before="40" w:after="40"/>
              <w:jc w:val="left"/>
            </w:pPr>
            <w:r>
              <w:rPr>
                <w:rFonts w:ascii="宋体" w:hAnsi="宋体" w:eastAsia="宋体" w:cs="宋体"/>
                <w:b w:val="0"/>
                <w:bCs w:val="0"/>
                <w:i w:val="0"/>
                <w:iCs w:val="0"/>
                <w:sz w:val="18"/>
                <w:szCs w:val="18"/>
              </w:rPr>
              <w:t>Agent &gt; Person</w:t>
            </w:r>
          </w:p>
        </w:tc>
        <w:tc>
          <w:tcPr>
            <w:tcW w:w="240" w:type="pct"/>
            <w:tcBorders>
              <w:top w:val="nil"/>
              <w:left w:val="nil"/>
              <w:bottom w:val="nil"/>
              <w:right w:val="nil"/>
            </w:tcBorders>
            <w:noWrap w:val="0"/>
            <w:tcMar>
              <w:top w:w="60" w:type="dxa"/>
              <w:left w:w="80" w:type="dxa"/>
              <w:bottom w:w="60" w:type="dxa"/>
              <w:right w:w="80" w:type="dxa"/>
            </w:tcMar>
            <w:vAlign w:val="top"/>
          </w:tcPr>
          <w:p w14:paraId="6F31D76A">
            <w:pPr>
              <w:keepNext/>
              <w:snapToGrid w:val="0"/>
              <w:spacing w:before="40" w:after="40"/>
              <w:jc w:val="left"/>
            </w:pPr>
            <w:r>
              <w:rPr>
                <w:rFonts w:ascii="宋体" w:hAnsi="宋体" w:eastAsia="宋体" w:cs="宋体"/>
                <w:b/>
                <w:bCs/>
                <w:i w:val="0"/>
                <w:iCs w:val="0"/>
                <w:sz w:val="18"/>
                <w:szCs w:val="18"/>
              </w:rPr>
              <w:t>专业从业者</w:t>
            </w:r>
          </w:p>
        </w:tc>
        <w:tc>
          <w:tcPr>
            <w:tcW w:w="498" w:type="pct"/>
            <w:tcBorders>
              <w:top w:val="nil"/>
              <w:left w:val="nil"/>
              <w:bottom w:val="nil"/>
              <w:right w:val="nil"/>
            </w:tcBorders>
            <w:noWrap w:val="0"/>
            <w:tcMar>
              <w:top w:w="60" w:type="dxa"/>
              <w:left w:w="80" w:type="dxa"/>
              <w:bottom w:w="60" w:type="dxa"/>
              <w:right w:w="80" w:type="dxa"/>
            </w:tcMar>
            <w:vAlign w:val="top"/>
          </w:tcPr>
          <w:p w14:paraId="3BD2EADC">
            <w:pPr>
              <w:keepNext/>
              <w:snapToGrid w:val="0"/>
              <w:spacing w:before="40" w:after="40"/>
              <w:jc w:val="left"/>
            </w:pPr>
            <w:r>
              <w:rPr>
                <w:rFonts w:ascii="宋体" w:hAnsi="宋体" w:eastAsia="宋体" w:cs="宋体"/>
                <w:b w:val="0"/>
                <w:bCs w:val="0"/>
                <w:i w:val="0"/>
                <w:iCs w:val="0"/>
                <w:sz w:val="18"/>
                <w:szCs w:val="18"/>
              </w:rPr>
              <w:t>以专业服务为主要职能的个人，知识的应用者而非生产者，如图书馆员、</w:t>
            </w:r>
            <w:del w:id="75" w:author="goskii" w:date="2026-04-17T11:32:07Z">
              <w:r>
                <w:rPr>
                  <w:rFonts w:hint="default" w:ascii="宋体" w:hAnsi="宋体" w:eastAsia="宋体" w:cs="宋体"/>
                  <w:b w:val="0"/>
                  <w:bCs w:val="0"/>
                  <w:i w:val="0"/>
                  <w:iCs w:val="0"/>
                  <w:sz w:val="18"/>
                  <w:szCs w:val="18"/>
                  <w:lang w:val="en-US"/>
                </w:rPr>
                <w:delText>档案员、信息官员</w:delText>
              </w:r>
            </w:del>
            <w:ins w:id="76" w:author="goskii" w:date="2026-04-17T11:32:08Z">
              <w:r>
                <w:rPr>
                  <w:rFonts w:hint="eastAsia" w:cs="宋体"/>
                  <w:b w:val="0"/>
                  <w:bCs w:val="0"/>
                  <w:i w:val="0"/>
                  <w:iCs w:val="0"/>
                  <w:sz w:val="18"/>
                  <w:szCs w:val="18"/>
                  <w:lang w:val="en-US" w:eastAsia="zh-CN"/>
                </w:rPr>
                <w:t>工程师</w:t>
              </w:r>
            </w:ins>
            <w:r>
              <w:rPr>
                <w:rFonts w:ascii="宋体" w:hAnsi="宋体" w:eastAsia="宋体" w:cs="宋体"/>
                <w:b w:val="0"/>
                <w:bCs w:val="0"/>
                <w:i w:val="0"/>
                <w:iCs w:val="0"/>
                <w:sz w:val="18"/>
                <w:szCs w:val="18"/>
              </w:rPr>
              <w:t>等。</w:t>
            </w:r>
          </w:p>
        </w:tc>
        <w:tc>
          <w:tcPr>
            <w:tcW w:w="1239" w:type="pct"/>
            <w:tcBorders>
              <w:top w:val="nil"/>
              <w:left w:val="nil"/>
              <w:bottom w:val="nil"/>
              <w:right w:val="nil"/>
            </w:tcBorders>
            <w:noWrap w:val="0"/>
            <w:tcMar>
              <w:top w:w="60" w:type="dxa"/>
              <w:left w:w="80" w:type="dxa"/>
              <w:bottom w:w="60" w:type="dxa"/>
              <w:right w:w="80" w:type="dxa"/>
            </w:tcMar>
            <w:vAlign w:val="top"/>
          </w:tcPr>
          <w:p w14:paraId="3EAC27AE">
            <w:pPr>
              <w:keepNext/>
              <w:snapToGrid w:val="0"/>
              <w:spacing w:before="40" w:after="40"/>
              <w:jc w:val="left"/>
            </w:pPr>
            <w:r>
              <w:rPr>
                <w:rFonts w:ascii="宋体" w:hAnsi="宋体" w:eastAsia="宋体" w:cs="宋体"/>
                <w:b w:val="0"/>
                <w:bCs w:val="0"/>
                <w:i w:val="0"/>
                <w:iCs w:val="0"/>
                <w:sz w:val="18"/>
                <w:szCs w:val="18"/>
              </w:rPr>
              <w:t>vs scholar：practitioner 在评论文本中通常以职业头衔而非学术头衔出现（如『馆长』『档案主任』）；若该人同时发表学术成果且以研究者身份被评价，标 scholar。</w:t>
            </w:r>
          </w:p>
        </w:tc>
        <w:tc>
          <w:tcPr>
            <w:tcW w:w="1182" w:type="pct"/>
            <w:tcBorders>
              <w:top w:val="nil"/>
              <w:left w:val="nil"/>
              <w:bottom w:val="nil"/>
              <w:right w:val="nil"/>
            </w:tcBorders>
            <w:noWrap w:val="0"/>
            <w:tcMar>
              <w:top w:w="60" w:type="dxa"/>
              <w:left w:w="80" w:type="dxa"/>
              <w:bottom w:w="60" w:type="dxa"/>
              <w:right w:w="80" w:type="dxa"/>
            </w:tcMar>
            <w:vAlign w:val="top"/>
          </w:tcPr>
          <w:p w14:paraId="3501C12B">
            <w:pPr>
              <w:keepNext/>
              <w:snapToGrid w:val="0"/>
              <w:spacing w:before="40" w:after="40"/>
              <w:jc w:val="left"/>
              <w:rPr>
                <w:sz w:val="18"/>
                <w:szCs w:val="18"/>
                <w:rPrChange w:id="77" w:author="goskii" w:date="2026-04-19T17:59:41Z">
                  <w:rPr/>
                </w:rPrChange>
              </w:rPr>
            </w:pPr>
          </w:p>
        </w:tc>
        <w:tc>
          <w:tcPr>
            <w:tcW w:w="592" w:type="pct"/>
            <w:tcBorders>
              <w:top w:val="nil"/>
              <w:left w:val="nil"/>
              <w:bottom w:val="nil"/>
              <w:right w:val="nil"/>
            </w:tcBorders>
            <w:noWrap w:val="0"/>
            <w:tcMar>
              <w:top w:w="60" w:type="dxa"/>
              <w:left w:w="80" w:type="dxa"/>
              <w:bottom w:w="60" w:type="dxa"/>
              <w:right w:w="80" w:type="dxa"/>
            </w:tcMar>
            <w:vAlign w:val="top"/>
          </w:tcPr>
          <w:p w14:paraId="31309F00">
            <w:pPr>
              <w:keepNext/>
              <w:snapToGrid w:val="0"/>
              <w:spacing w:before="40" w:after="40"/>
              <w:jc w:val="left"/>
            </w:pPr>
          </w:p>
        </w:tc>
      </w:tr>
      <w:tr w14:paraId="3B582999">
        <w:tblPrEx>
          <w:tblPrExChange w:id="80" w:author="goskii" w:date="2026-04-19T17:37:35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wAfter w:w="0" w:type="auto"/>
          <w:trHeight w:val="0" w:hRule="atLeast"/>
          <w:jc w:val="center"/>
          <w:ins w:id="78" w:author="goskii" w:date="2026-04-17T15:10:41Z"/>
          <w:del w:id="79" w:author="池林" w:date="2026-09-24T16:05:06Z"/>
          <w:trPrChange w:id="80" w:author="goskii" w:date="2026-04-19T17:37:35Z">
            <w:trPr>
              <w:gridBefore w:val="1"/>
              <w:gridAfter w:val="1"/>
              <w:wBefore w:w="70" w:type="dxa"/>
              <w:wAfter w:w="140" w:type="dxa"/>
              <w:trHeight w:val="0" w:hRule="atLeast"/>
              <w:jc w:val="center"/>
            </w:trPr>
          </w:trPrChange>
        </w:trPr>
        <w:tc>
          <w:tcPr>
            <w:tcW w:w="225" w:type="pct"/>
            <w:tcBorders>
              <w:top w:val="nil"/>
              <w:left w:val="nil"/>
              <w:bottom w:val="nil"/>
              <w:right w:val="nil"/>
            </w:tcBorders>
            <w:shd w:val="clear" w:color="auto" w:fill="auto"/>
            <w:noWrap w:val="0"/>
            <w:tcMar>
              <w:top w:w="60" w:type="dxa"/>
              <w:left w:w="80" w:type="dxa"/>
              <w:bottom w:w="60" w:type="dxa"/>
              <w:right w:w="80" w:type="dxa"/>
            </w:tcMar>
            <w:vAlign w:val="top"/>
            <w:tcPrChange w:id="81" w:author="goskii" w:date="2026-04-19T17:37:35Z">
              <w:tcPr>
                <w:tcW w:w="225" w:type="pct"/>
                <w:gridSpan w:val="4"/>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68EED205">
            <w:pPr>
              <w:keepNext/>
              <w:snapToGrid w:val="0"/>
              <w:spacing w:before="40" w:after="40"/>
              <w:jc w:val="center"/>
              <w:rPr>
                <w:ins w:id="82" w:author="goskii" w:date="2026-04-17T15:10:41Z"/>
                <w:del w:id="83" w:author="池林" w:date="2026-09-24T16:05:06Z"/>
                <w:rFonts w:hint="eastAsia" w:ascii="宋体" w:hAnsi="宋体" w:eastAsia="宋体" w:cs="宋体"/>
                <w:b/>
                <w:bCs/>
                <w:i w:val="0"/>
                <w:iCs w:val="0"/>
                <w:sz w:val="18"/>
                <w:szCs w:val="18"/>
                <w:lang w:eastAsia="zh-CN"/>
              </w:rPr>
            </w:pPr>
            <w:ins w:id="84" w:author="goskii" w:date="2026-04-17T15:11:17Z">
              <w:del w:id="85" w:author="池林" w:date="2026-09-24T16:05:06Z">
                <w:r>
                  <w:rPr>
                    <w:rFonts w:hint="eastAsia" w:cs="宋体"/>
                    <w:b/>
                    <w:bCs/>
                    <w:i w:val="0"/>
                    <w:iCs w:val="0"/>
                    <w:sz w:val="18"/>
                    <w:szCs w:val="18"/>
                    <w:lang w:eastAsia="zh-CN"/>
                  </w:rPr>
                  <w:delText>（</w:delText>
                </w:r>
              </w:del>
            </w:ins>
            <w:ins w:id="86" w:author="goskii" w:date="2026-04-17T15:11:19Z">
              <w:del w:id="87" w:author="池林" w:date="2026-09-24T16:05:06Z">
                <w:r>
                  <w:rPr>
                    <w:rFonts w:hint="eastAsia" w:cs="宋体"/>
                    <w:b/>
                    <w:bCs/>
                    <w:i w:val="0"/>
                    <w:iCs w:val="0"/>
                    <w:sz w:val="18"/>
                    <w:szCs w:val="18"/>
                    <w:lang w:val="en-US" w:eastAsia="zh-CN"/>
                  </w:rPr>
                  <w:delText>考虑</w:delText>
                </w:r>
              </w:del>
            </w:ins>
            <w:ins w:id="88" w:author="goskii" w:date="2026-04-17T15:11:20Z">
              <w:del w:id="89" w:author="池林" w:date="2026-09-24T16:05:06Z">
                <w:r>
                  <w:rPr>
                    <w:rFonts w:hint="eastAsia" w:cs="宋体"/>
                    <w:b/>
                    <w:bCs/>
                    <w:i w:val="0"/>
                    <w:iCs w:val="0"/>
                    <w:sz w:val="18"/>
                    <w:szCs w:val="18"/>
                    <w:lang w:val="en-US" w:eastAsia="zh-CN"/>
                  </w:rPr>
                  <w:delText>添加</w:delText>
                </w:r>
              </w:del>
            </w:ins>
            <w:ins w:id="90" w:author="goskii" w:date="2026-04-17T15:11:17Z">
              <w:del w:id="91" w:author="池林" w:date="2026-09-24T16:05:06Z">
                <w:r>
                  <w:rPr>
                    <w:rFonts w:hint="eastAsia" w:cs="宋体"/>
                    <w:b/>
                    <w:bCs/>
                    <w:i w:val="0"/>
                    <w:iCs w:val="0"/>
                    <w:sz w:val="18"/>
                    <w:szCs w:val="18"/>
                    <w:lang w:eastAsia="zh-CN"/>
                  </w:rPr>
                  <w:delText>）</w:delText>
                </w:r>
              </w:del>
            </w:ins>
          </w:p>
        </w:tc>
        <w:tc>
          <w:tcPr>
            <w:tcW w:w="613" w:type="pct"/>
            <w:tcBorders>
              <w:top w:val="nil"/>
              <w:left w:val="nil"/>
              <w:bottom w:val="nil"/>
              <w:right w:val="nil"/>
            </w:tcBorders>
            <w:shd w:val="clear" w:color="auto" w:fill="auto"/>
            <w:noWrap w:val="0"/>
            <w:tcMar>
              <w:top w:w="60" w:type="dxa"/>
              <w:left w:w="80" w:type="dxa"/>
              <w:bottom w:w="60" w:type="dxa"/>
              <w:right w:w="80" w:type="dxa"/>
            </w:tcMar>
            <w:vAlign w:val="top"/>
            <w:tcPrChange w:id="92" w:author="goskii" w:date="2026-04-19T17:37:35Z">
              <w:tcPr>
                <w:tcW w:w="613" w:type="pct"/>
                <w:gridSpan w:val="2"/>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38FBDDEC">
            <w:pPr>
              <w:keepNext/>
              <w:snapToGrid w:val="0"/>
              <w:spacing w:before="40" w:after="40"/>
              <w:jc w:val="left"/>
              <w:rPr>
                <w:ins w:id="93" w:author="goskii" w:date="2026-04-17T15:10:41Z"/>
                <w:del w:id="94" w:author="池林" w:date="2026-09-24T16:05:06Z"/>
                <w:rFonts w:ascii="宋体" w:hAnsi="宋体" w:eastAsia="宋体" w:cs="宋体"/>
                <w:b w:val="0"/>
                <w:bCs w:val="0"/>
                <w:i w:val="0"/>
                <w:iCs w:val="0"/>
                <w:sz w:val="18"/>
                <w:szCs w:val="18"/>
              </w:rPr>
            </w:pPr>
            <w:ins w:id="95" w:author="goskii" w:date="2026-04-19T17:29:34Z">
              <w:del w:id="96" w:author="池林" w:date="2026-09-24T16:05:06Z">
                <w:r>
                  <w:rPr>
                    <w:rFonts w:ascii="宋体" w:hAnsi="宋体" w:eastAsia="宋体" w:cs="宋体"/>
                    <w:b w:val="0"/>
                    <w:bCs w:val="0"/>
                    <w:i w:val="0"/>
                    <w:iCs w:val="0"/>
                    <w:sz w:val="18"/>
                    <w:szCs w:val="18"/>
                  </w:rPr>
                  <w:delText>policy_advocate</w:delText>
                </w:r>
              </w:del>
            </w:ins>
          </w:p>
        </w:tc>
        <w:tc>
          <w:tcPr>
            <w:tcW w:w="407" w:type="pct"/>
            <w:tcBorders>
              <w:top w:val="nil"/>
              <w:left w:val="nil"/>
              <w:bottom w:val="nil"/>
              <w:right w:val="nil"/>
            </w:tcBorders>
            <w:shd w:val="clear" w:color="auto" w:fill="auto"/>
            <w:noWrap w:val="0"/>
            <w:tcMar>
              <w:top w:w="60" w:type="dxa"/>
              <w:left w:w="80" w:type="dxa"/>
              <w:bottom w:w="60" w:type="dxa"/>
              <w:right w:w="80" w:type="dxa"/>
            </w:tcMar>
            <w:vAlign w:val="top"/>
            <w:tcPrChange w:id="97" w:author="goskii" w:date="2026-04-19T17:37:35Z">
              <w:tcPr>
                <w:tcW w:w="407"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74ADA850">
            <w:pPr>
              <w:keepNext/>
              <w:snapToGrid w:val="0"/>
              <w:spacing w:before="40" w:after="40"/>
              <w:jc w:val="left"/>
              <w:rPr>
                <w:ins w:id="98" w:author="goskii" w:date="2026-04-17T15:10:41Z"/>
                <w:del w:id="99" w:author="池林" w:date="2026-09-24T16:05:06Z"/>
                <w:rFonts w:ascii="宋体" w:hAnsi="宋体" w:eastAsia="宋体" w:cs="宋体"/>
                <w:b w:val="0"/>
                <w:bCs w:val="0"/>
                <w:i w:val="0"/>
                <w:iCs w:val="0"/>
                <w:sz w:val="18"/>
                <w:szCs w:val="18"/>
              </w:rPr>
            </w:pPr>
            <w:ins w:id="100" w:author="goskii" w:date="2026-04-19T17:29:40Z">
              <w:del w:id="101" w:author="池林" w:date="2026-09-24T16:05:06Z">
                <w:r>
                  <w:rPr>
                    <w:rFonts w:ascii="宋体" w:hAnsi="宋体" w:eastAsia="宋体" w:cs="宋体"/>
                    <w:b w:val="0"/>
                    <w:bCs w:val="0"/>
                    <w:i w:val="0"/>
                    <w:iCs w:val="0"/>
                    <w:sz w:val="18"/>
                    <w:szCs w:val="18"/>
                  </w:rPr>
                  <w:delText>Agent &gt; Person</w:delText>
                </w:r>
              </w:del>
            </w:ins>
          </w:p>
        </w:tc>
        <w:tc>
          <w:tcPr>
            <w:tcW w:w="240" w:type="pct"/>
            <w:tcBorders>
              <w:top w:val="nil"/>
              <w:left w:val="nil"/>
              <w:bottom w:val="nil"/>
              <w:right w:val="nil"/>
            </w:tcBorders>
            <w:shd w:val="clear" w:color="auto" w:fill="auto"/>
            <w:noWrap w:val="0"/>
            <w:tcMar>
              <w:top w:w="60" w:type="dxa"/>
              <w:left w:w="80" w:type="dxa"/>
              <w:bottom w:w="60" w:type="dxa"/>
              <w:right w:w="80" w:type="dxa"/>
            </w:tcMar>
            <w:vAlign w:val="top"/>
            <w:tcPrChange w:id="102" w:author="goskii" w:date="2026-04-19T17:37:35Z">
              <w:tcPr>
                <w:tcW w:w="240"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09307F3E">
            <w:pPr>
              <w:keepNext/>
              <w:snapToGrid w:val="0"/>
              <w:spacing w:before="40" w:after="40"/>
              <w:jc w:val="left"/>
              <w:rPr>
                <w:ins w:id="103" w:author="goskii" w:date="2026-04-17T15:10:41Z"/>
                <w:del w:id="104" w:author="池林" w:date="2026-09-24T16:05:06Z"/>
                <w:rFonts w:hint="default" w:ascii="宋体" w:hAnsi="宋体" w:eastAsia="宋体" w:cs="宋体"/>
                <w:b/>
                <w:bCs/>
                <w:i w:val="0"/>
                <w:iCs w:val="0"/>
                <w:sz w:val="18"/>
                <w:szCs w:val="18"/>
                <w:lang w:val="en-US" w:eastAsia="zh-CN"/>
              </w:rPr>
            </w:pPr>
            <w:ins w:id="105" w:author="goskii" w:date="2026-04-17T15:10:55Z">
              <w:del w:id="106" w:author="池林" w:date="2026-09-24T16:05:06Z">
                <w:r>
                  <w:rPr>
                    <w:rFonts w:hint="eastAsia" w:cs="宋体"/>
                    <w:b/>
                    <w:bCs/>
                    <w:i w:val="0"/>
                    <w:iCs w:val="0"/>
                    <w:sz w:val="18"/>
                    <w:szCs w:val="18"/>
                    <w:lang w:val="en-US" w:eastAsia="zh-CN"/>
                  </w:rPr>
                  <w:delText>政策</w:delText>
                </w:r>
              </w:del>
            </w:ins>
            <w:ins w:id="107" w:author="goskii" w:date="2026-04-17T15:10:57Z">
              <w:del w:id="108" w:author="池林" w:date="2026-09-24T16:05:06Z">
                <w:r>
                  <w:rPr>
                    <w:rFonts w:hint="eastAsia" w:cs="宋体"/>
                    <w:b/>
                    <w:bCs/>
                    <w:i w:val="0"/>
                    <w:iCs w:val="0"/>
                    <w:sz w:val="18"/>
                    <w:szCs w:val="18"/>
                    <w:lang w:val="en-US" w:eastAsia="zh-CN"/>
                  </w:rPr>
                  <w:delText>倡导者</w:delText>
                </w:r>
              </w:del>
            </w:ins>
          </w:p>
        </w:tc>
        <w:tc>
          <w:tcPr>
            <w:tcW w:w="498" w:type="pct"/>
            <w:tcBorders>
              <w:top w:val="nil"/>
              <w:left w:val="nil"/>
              <w:bottom w:val="nil"/>
              <w:right w:val="nil"/>
            </w:tcBorders>
            <w:shd w:val="clear" w:color="auto" w:fill="auto"/>
            <w:noWrap w:val="0"/>
            <w:tcMar>
              <w:top w:w="60" w:type="dxa"/>
              <w:left w:w="80" w:type="dxa"/>
              <w:bottom w:w="60" w:type="dxa"/>
              <w:right w:w="80" w:type="dxa"/>
            </w:tcMar>
            <w:vAlign w:val="top"/>
            <w:tcPrChange w:id="109" w:author="goskii" w:date="2026-04-19T17:37:35Z">
              <w:tcPr>
                <w:tcW w:w="498"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522CACD4">
            <w:pPr>
              <w:keepNext/>
              <w:snapToGrid w:val="0"/>
              <w:spacing w:before="40" w:after="40"/>
              <w:jc w:val="left"/>
              <w:rPr>
                <w:ins w:id="110" w:author="goskii" w:date="2026-04-17T15:10:41Z"/>
                <w:del w:id="111" w:author="池林" w:date="2026-09-24T16:05:06Z"/>
                <w:rFonts w:ascii="宋体" w:hAnsi="宋体" w:eastAsia="宋体" w:cs="宋体"/>
                <w:b w:val="0"/>
                <w:bCs w:val="0"/>
                <w:i w:val="0"/>
                <w:iCs w:val="0"/>
                <w:sz w:val="18"/>
                <w:szCs w:val="18"/>
              </w:rPr>
            </w:pPr>
            <w:ins w:id="112" w:author="goskii" w:date="2026-04-19T17:29:59Z">
              <w:del w:id="113" w:author="池林" w:date="2026-09-24T16:05:06Z">
                <w:r>
                  <w:rPr>
                    <w:rFonts w:ascii="宋体" w:hAnsi="宋体" w:eastAsia="宋体" w:cs="宋体"/>
                    <w:b w:val="0"/>
                    <w:bCs w:val="0"/>
                    <w:i w:val="0"/>
                    <w:iCs w:val="0"/>
                    <w:sz w:val="18"/>
                    <w:szCs w:val="18"/>
                  </w:rPr>
                  <w:delText>以推动政策制定、改革或价值倡议为主要公开行为的个人,在评述语境中以倡议者、改革推动者身份被评价。</w:delText>
                </w:r>
              </w:del>
            </w:ins>
          </w:p>
        </w:tc>
        <w:tc>
          <w:tcPr>
            <w:tcW w:w="1239" w:type="pct"/>
            <w:tcBorders>
              <w:top w:val="nil"/>
              <w:left w:val="nil"/>
              <w:bottom w:val="nil"/>
              <w:right w:val="nil"/>
            </w:tcBorders>
            <w:shd w:val="clear" w:color="auto" w:fill="auto"/>
            <w:noWrap w:val="0"/>
            <w:tcMar>
              <w:top w:w="60" w:type="dxa"/>
              <w:left w:w="80" w:type="dxa"/>
              <w:bottom w:w="60" w:type="dxa"/>
              <w:right w:w="80" w:type="dxa"/>
            </w:tcMar>
            <w:vAlign w:val="top"/>
            <w:tcPrChange w:id="114" w:author="goskii" w:date="2026-04-19T17:37:35Z">
              <w:tcPr>
                <w:tcW w:w="1239"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636CB31C">
            <w:pPr>
              <w:keepNext/>
              <w:snapToGrid w:val="0"/>
              <w:spacing w:before="40" w:after="40"/>
              <w:jc w:val="left"/>
              <w:rPr>
                <w:ins w:id="115" w:author="goskii" w:date="2026-04-17T15:10:41Z"/>
                <w:del w:id="116" w:author="池林" w:date="2026-09-24T16:05:06Z"/>
                <w:rFonts w:ascii="宋体" w:hAnsi="宋体" w:eastAsia="宋体" w:cs="宋体"/>
                <w:b w:val="0"/>
                <w:bCs w:val="0"/>
                <w:i w:val="0"/>
                <w:iCs w:val="0"/>
                <w:sz w:val="18"/>
                <w:szCs w:val="18"/>
              </w:rPr>
            </w:pPr>
            <w:ins w:id="117" w:author="goskii" w:date="2026-04-19T17:30:34Z">
              <w:del w:id="118" w:author="池林" w:date="2026-09-24T16:05:06Z">
                <w:r>
                  <w:rPr>
                    <w:rFonts w:ascii="宋体" w:hAnsi="宋体" w:eastAsia="宋体" w:cs="宋体"/>
                    <w:b w:val="0"/>
                    <w:bCs w:val="0"/>
                    <w:i w:val="0"/>
                    <w:iCs w:val="0"/>
                    <w:sz w:val="18"/>
                    <w:szCs w:val="18"/>
                  </w:rPr>
                  <w:delText>vs scholar: 评价对象是其政策主张/改革呼声而非学术成果;vs practitioner: 不以提供专业服务为主要职能,而以公共倡议为标识;vs governance(Organization): policy_advocate 是个人身份,缺乏行政授权,其影响力来自公共发声而非制度权力。</w:delText>
                </w:r>
              </w:del>
            </w:ins>
          </w:p>
        </w:tc>
        <w:tc>
          <w:tcPr>
            <w:tcW w:w="1182" w:type="pct"/>
            <w:tcBorders>
              <w:top w:val="nil"/>
              <w:left w:val="nil"/>
              <w:bottom w:val="nil"/>
              <w:right w:val="nil"/>
            </w:tcBorders>
            <w:shd w:val="clear" w:color="auto" w:fill="auto"/>
            <w:noWrap w:val="0"/>
            <w:tcMar>
              <w:top w:w="60" w:type="dxa"/>
              <w:left w:w="80" w:type="dxa"/>
              <w:bottom w:w="60" w:type="dxa"/>
              <w:right w:w="80" w:type="dxa"/>
            </w:tcMar>
            <w:vAlign w:val="top"/>
            <w:tcPrChange w:id="119" w:author="goskii" w:date="2026-04-19T17:37:35Z">
              <w:tcPr>
                <w:tcW w:w="1182"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06191505">
            <w:pPr>
              <w:keepNext/>
              <w:snapToGrid w:val="0"/>
              <w:spacing w:before="40" w:after="40"/>
              <w:jc w:val="left"/>
              <w:rPr>
                <w:ins w:id="120" w:author="goskii" w:date="2026-04-20T17:35:11Z"/>
                <w:del w:id="121" w:author="池林" w:date="2026-09-24T16:05:06Z"/>
                <w:rFonts w:hint="default"/>
                <w:sz w:val="18"/>
                <w:szCs w:val="18"/>
              </w:rPr>
            </w:pPr>
            <w:ins w:id="122" w:author="goskii" w:date="2026-04-19T18:01:04Z">
              <w:del w:id="123" w:author="池林" w:date="2026-09-24T16:05:06Z">
                <w:r>
                  <w:rPr>
                    <w:sz w:val="18"/>
                    <w:szCs w:val="18"/>
                  </w:rPr>
                  <w:delText>雷伊·</w:delText>
                </w:r>
              </w:del>
            </w:ins>
            <w:ins w:id="124" w:author="goskii" w:date="2026-04-19T18:01:04Z">
              <w:del w:id="125" w:author="池林" w:date="2026-09-24T16:05:06Z">
                <w:r>
                  <w:rPr>
                    <w:rFonts w:hint="default"/>
                    <w:sz w:val="18"/>
                    <w:szCs w:val="18"/>
                  </w:rPr>
                  <w:delText xml:space="preserve">雷蒂在报告中强调了数字保存的重要性与可能性，他强烈呼吁一个世界范围内的新版权保护规则的出现，并建 议成立中国国家数字档案馆以保存国家文化遗产。两位教授的思考和见解深邃独特、高瞻远瞩。 </w:delText>
                </w:r>
              </w:del>
            </w:ins>
          </w:p>
          <w:p w14:paraId="60ADE2FA">
            <w:pPr>
              <w:keepNext/>
              <w:snapToGrid w:val="0"/>
              <w:spacing w:before="40" w:after="40"/>
              <w:jc w:val="left"/>
              <w:rPr>
                <w:ins w:id="126" w:author="goskii" w:date="2026-04-20T17:35:11Z"/>
                <w:del w:id="127" w:author="池林" w:date="2026-09-24T16:05:06Z"/>
                <w:rFonts w:hint="default"/>
                <w:sz w:val="18"/>
                <w:szCs w:val="18"/>
              </w:rPr>
            </w:pPr>
          </w:p>
          <w:p w14:paraId="42F2B32B">
            <w:pPr>
              <w:keepNext/>
              <w:snapToGrid w:val="0"/>
              <w:spacing w:before="40" w:after="40"/>
              <w:jc w:val="left"/>
              <w:rPr>
                <w:ins w:id="128" w:author="goskii" w:date="2026-04-17T15:10:41Z"/>
                <w:del w:id="129" w:author="池林" w:date="2026-09-24T16:05:06Z"/>
                <w:rFonts w:hint="default" w:eastAsia="宋体"/>
                <w:sz w:val="18"/>
                <w:szCs w:val="18"/>
                <w:lang w:val="en-US" w:eastAsia="zh-CN"/>
              </w:rPr>
            </w:pPr>
            <w:ins w:id="130" w:author="goskii" w:date="2026-04-20T17:35:12Z">
              <w:del w:id="131" w:author="池林" w:date="2026-09-24T16:05:06Z">
                <w:r>
                  <w:rPr>
                    <w:rFonts w:hint="eastAsia"/>
                    <w:sz w:val="18"/>
                    <w:szCs w:val="18"/>
                    <w:lang w:val="en-US" w:eastAsia="zh-CN"/>
                  </w:rPr>
                  <w:delText>A</w:delText>
                </w:r>
              </w:del>
            </w:ins>
            <w:ins w:id="132" w:author="goskii" w:date="2026-04-20T17:35:24Z">
              <w:del w:id="133" w:author="池林" w:date="2026-09-24T16:05:06Z">
                <w:r>
                  <w:rPr>
                    <w:rFonts w:hint="eastAsia"/>
                    <w:sz w:val="18"/>
                    <w:szCs w:val="18"/>
                    <w:lang w:val="en-US" w:eastAsia="zh-CN"/>
                  </w:rPr>
                  <w:delText>：</w:delText>
                </w:r>
              </w:del>
            </w:ins>
            <w:ins w:id="134" w:author="goskii" w:date="2026-04-20T17:35:14Z">
              <w:del w:id="135" w:author="池林" w:date="2026-09-24T16:05:06Z">
                <w:r>
                  <w:rPr>
                    <w:sz w:val="18"/>
                    <w:szCs w:val="18"/>
                  </w:rPr>
                  <w:delText>雷伊·</w:delText>
                </w:r>
              </w:del>
            </w:ins>
            <w:ins w:id="136" w:author="goskii" w:date="2026-04-20T17:35:14Z">
              <w:del w:id="137" w:author="池林" w:date="2026-09-24T16:05:06Z">
                <w:r>
                  <w:rPr>
                    <w:rFonts w:hint="default"/>
                    <w:sz w:val="18"/>
                    <w:szCs w:val="18"/>
                  </w:rPr>
                  <w:delText>雷蒂</w:delText>
                </w:r>
              </w:del>
            </w:ins>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Change w:id="138" w:author="goskii" w:date="2026-04-19T17:37:35Z">
              <w:tcPr>
                <w:tcW w:w="592"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25EB33FC">
            <w:pPr>
              <w:keepNext/>
              <w:snapToGrid w:val="0"/>
              <w:spacing w:before="40" w:after="40"/>
              <w:jc w:val="left"/>
              <w:rPr>
                <w:ins w:id="139" w:author="goskii" w:date="2026-04-17T15:10:41Z"/>
                <w:del w:id="140" w:author="池林" w:date="2026-09-24T16:05:06Z"/>
                <w:rFonts w:ascii="宋体" w:hAnsi="宋体" w:eastAsia="宋体" w:cs="宋体"/>
                <w:b w:val="0"/>
                <w:bCs w:val="0"/>
                <w:i w:val="0"/>
                <w:iCs w:val="0"/>
                <w:sz w:val="18"/>
                <w:szCs w:val="18"/>
              </w:rPr>
            </w:pPr>
            <w:ins w:id="141" w:author="goskii" w:date="2026-04-19T18:01:10Z">
              <w:del w:id="142" w:author="池林" w:date="2026-09-24T16:05:06Z">
                <w:r>
                  <w:rPr>
                    <w:sz w:val="18"/>
                    <w:szCs w:val="18"/>
                  </w:rPr>
                  <w:delText>《"基于CADAL平台的资源共享与应用"国际研讨会综述》</w:delText>
                </w:r>
              </w:del>
            </w:ins>
          </w:p>
        </w:tc>
      </w:tr>
      <w:tr w14:paraId="4B867C15">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536E72E2">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4D26EB96">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
          <w:p w14:paraId="33C0476C">
            <w:pPr>
              <w:keepNext/>
              <w:snapToGrid w:val="0"/>
              <w:spacing w:before="40" w:after="40"/>
              <w:jc w:val="left"/>
            </w:pPr>
            <w:r>
              <w:rPr>
                <w:rFonts w:ascii="宋体" w:hAnsi="宋体" w:eastAsia="宋体" w:cs="宋体"/>
                <w:b w:val="0"/>
                <w:bCs w:val="0"/>
                <w:i w:val="0"/>
                <w:iCs w:val="0"/>
                <w:sz w:val="18"/>
                <w:szCs w:val="18"/>
              </w:rPr>
              <w:t>Agent &gt; Person</w:t>
            </w:r>
          </w:p>
        </w:tc>
        <w:tc>
          <w:tcPr>
            <w:tcW w:w="240" w:type="pct"/>
            <w:tcBorders>
              <w:top w:val="nil"/>
              <w:left w:val="nil"/>
              <w:bottom w:val="nil"/>
              <w:right w:val="nil"/>
            </w:tcBorders>
            <w:noWrap w:val="0"/>
            <w:tcMar>
              <w:top w:w="60" w:type="dxa"/>
              <w:left w:w="80" w:type="dxa"/>
              <w:bottom w:w="60" w:type="dxa"/>
              <w:right w:w="80" w:type="dxa"/>
            </w:tcMar>
            <w:vAlign w:val="top"/>
          </w:tcPr>
          <w:p w14:paraId="01361F97">
            <w:pPr>
              <w:keepNext/>
              <w:snapToGrid w:val="0"/>
              <w:spacing w:before="40" w:after="40"/>
              <w:jc w:val="left"/>
            </w:pPr>
            <w:r>
              <w:rPr>
                <w:rFonts w:ascii="宋体" w:hAnsi="宋体" w:eastAsia="宋体" w:cs="宋体"/>
                <w:b/>
                <w:bCs/>
                <w:i w:val="0"/>
                <w:iCs w:val="0"/>
                <w:sz w:val="18"/>
                <w:szCs w:val="18"/>
              </w:rPr>
              <w:t>其他个人</w:t>
            </w:r>
          </w:p>
        </w:tc>
        <w:tc>
          <w:tcPr>
            <w:tcW w:w="498" w:type="pct"/>
            <w:tcBorders>
              <w:top w:val="nil"/>
              <w:left w:val="nil"/>
              <w:bottom w:val="nil"/>
              <w:right w:val="nil"/>
            </w:tcBorders>
            <w:noWrap w:val="0"/>
            <w:tcMar>
              <w:top w:w="60" w:type="dxa"/>
              <w:left w:w="80" w:type="dxa"/>
              <w:bottom w:w="60" w:type="dxa"/>
              <w:right w:w="80" w:type="dxa"/>
            </w:tcMar>
            <w:vAlign w:val="top"/>
          </w:tcPr>
          <w:p w14:paraId="3ADF64B3">
            <w:pPr>
              <w:keepNext/>
              <w:snapToGrid w:val="0"/>
              <w:spacing w:before="40" w:after="40"/>
              <w:jc w:val="left"/>
            </w:pPr>
            <w:r>
              <w:rPr>
                <w:rFonts w:ascii="宋体" w:hAnsi="宋体" w:eastAsia="宋体" w:cs="宋体"/>
                <w:b w:val="0"/>
                <w:bCs w:val="0"/>
                <w:i w:val="0"/>
                <w:iCs w:val="0"/>
                <w:sz w:val="18"/>
                <w:szCs w:val="18"/>
              </w:rPr>
              <w:t>当个人实体无法归入 scholar / practitione</w:t>
            </w:r>
            <w:ins w:id="143" w:author="goskii" w:date="2026-04-19T17:12:42Z">
              <w:r>
                <w:rPr>
                  <w:rFonts w:hint="eastAsia" w:cs="宋体"/>
                  <w:b w:val="0"/>
                  <w:bCs w:val="0"/>
                  <w:i w:val="0"/>
                  <w:iCs w:val="0"/>
                  <w:sz w:val="18"/>
                  <w:szCs w:val="18"/>
                  <w:lang w:val="en-US" w:eastAsia="zh-CN"/>
                </w:rPr>
                <w:t>r</w:t>
              </w:r>
            </w:ins>
            <w:del w:id="144" w:author="goskii" w:date="2026-04-19T17:12:40Z">
              <w:r>
                <w:rPr>
                  <w:rFonts w:ascii="宋体" w:hAnsi="宋体" w:eastAsia="宋体" w:cs="宋体"/>
                  <w:b w:val="0"/>
                  <w:bCs w:val="0"/>
                  <w:i w:val="0"/>
                  <w:iCs w:val="0"/>
                  <w:sz w:val="18"/>
                  <w:szCs w:val="18"/>
                </w:rPr>
                <w:delText>r</w:delText>
              </w:r>
            </w:del>
            <w:del w:id="145" w:author="goskii" w:date="2026-04-19T17:12:38Z">
              <w:r>
                <w:rPr>
                  <w:rFonts w:ascii="宋体" w:hAnsi="宋体" w:eastAsia="宋体" w:cs="宋体"/>
                  <w:b w:val="0"/>
                  <w:bCs w:val="0"/>
                  <w:i w:val="0"/>
                  <w:iCs w:val="0"/>
                  <w:sz w:val="18"/>
                  <w:szCs w:val="18"/>
                </w:rPr>
                <w:delText xml:space="preserve"> /</w:delText>
              </w:r>
            </w:del>
            <w:del w:id="146" w:author="goskii" w:date="2026-04-19T17:12:37Z">
              <w:r>
                <w:rPr>
                  <w:rFonts w:ascii="宋体" w:hAnsi="宋体" w:eastAsia="宋体" w:cs="宋体"/>
                  <w:b w:val="0"/>
                  <w:bCs w:val="0"/>
                  <w:i w:val="0"/>
                  <w:iCs w:val="0"/>
                  <w:sz w:val="18"/>
                  <w:szCs w:val="18"/>
                </w:rPr>
                <w:delText xml:space="preserve"> </w:delText>
              </w:r>
            </w:del>
            <w:del w:id="147" w:author="goskii" w:date="2026-04-19T17:12:24Z">
              <w:r>
                <w:rPr>
                  <w:rFonts w:ascii="宋体" w:hAnsi="宋体" w:eastAsia="宋体" w:cs="宋体"/>
                  <w:b w:val="0"/>
                  <w:bCs w:val="0"/>
                  <w:i w:val="0"/>
                  <w:iCs w:val="0"/>
                  <w:sz w:val="18"/>
                  <w:szCs w:val="18"/>
                </w:rPr>
                <w:delText xml:space="preserve">reviewer </w:delText>
              </w:r>
            </w:del>
            <w:del w:id="148" w:author="goskii" w:date="2026-04-19T17:12:26Z">
              <w:r>
                <w:rPr>
                  <w:rFonts w:ascii="宋体" w:hAnsi="宋体" w:eastAsia="宋体" w:cs="宋体"/>
                  <w:b w:val="0"/>
                  <w:bCs w:val="0"/>
                  <w:i w:val="0"/>
                  <w:iCs w:val="0"/>
                  <w:sz w:val="18"/>
                  <w:szCs w:val="18"/>
                </w:rPr>
                <w:delText>三种</w:delText>
              </w:r>
            </w:del>
            <w:r>
              <w:rPr>
                <w:rFonts w:ascii="宋体" w:hAnsi="宋体" w:eastAsia="宋体" w:cs="宋体"/>
                <w:b w:val="0"/>
                <w:bCs w:val="0"/>
                <w:i w:val="0"/>
                <w:iCs w:val="0"/>
                <w:sz w:val="18"/>
                <w:szCs w:val="18"/>
              </w:rPr>
              <w:t>具体类型时使用，如政策倡导者、科普作家等以其他职能出现的个人。</w:t>
            </w:r>
          </w:p>
        </w:tc>
        <w:tc>
          <w:tcPr>
            <w:tcW w:w="1239" w:type="pct"/>
            <w:tcBorders>
              <w:top w:val="nil"/>
              <w:left w:val="nil"/>
              <w:bottom w:val="nil"/>
              <w:right w:val="nil"/>
            </w:tcBorders>
            <w:noWrap w:val="0"/>
            <w:tcMar>
              <w:top w:w="60" w:type="dxa"/>
              <w:left w:w="80" w:type="dxa"/>
              <w:bottom w:w="60" w:type="dxa"/>
              <w:right w:w="80" w:type="dxa"/>
            </w:tcMar>
            <w:vAlign w:val="top"/>
          </w:tcPr>
          <w:p w14:paraId="2F3D1725">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
          <w:p w14:paraId="36B2656F">
            <w:pPr>
              <w:keepNext/>
              <w:snapToGrid w:val="0"/>
              <w:spacing w:before="40" w:after="40"/>
              <w:jc w:val="left"/>
            </w:pPr>
            <w:del w:id="149" w:author="goskii" w:date="2026-04-20T17:30:45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
          <w:p w14:paraId="5CA55154">
            <w:pPr>
              <w:keepNext/>
              <w:snapToGrid w:val="0"/>
              <w:spacing w:before="40" w:after="40"/>
              <w:jc w:val="left"/>
            </w:pPr>
            <w:r>
              <w:rPr>
                <w:rFonts w:ascii="宋体" w:hAnsi="宋体" w:eastAsia="宋体" w:cs="宋体"/>
                <w:b w:val="0"/>
                <w:bCs w:val="0"/>
                <w:i w:val="0"/>
                <w:iCs w:val="0"/>
                <w:sz w:val="18"/>
                <w:szCs w:val="18"/>
              </w:rPr>
              <w:t>—</w:t>
            </w:r>
          </w:p>
        </w:tc>
      </w:tr>
      <w:tr w14:paraId="4EAA6D50">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1FE6415E">
            <w:pPr>
              <w:keepNext/>
              <w:snapToGrid w:val="0"/>
              <w:spacing w:before="40" w:after="40"/>
              <w:jc w:val="left"/>
            </w:pPr>
            <w:r>
              <w:rPr>
                <w:rFonts w:ascii="宋体" w:hAnsi="宋体" w:eastAsia="宋体" w:cs="宋体"/>
                <w:b/>
                <w:bCs/>
                <w:i w:val="0"/>
                <w:iCs w:val="0"/>
                <w:sz w:val="20"/>
                <w:szCs w:val="20"/>
              </w:rPr>
              <w:t>1.2 Organization（组织）— 刚性类型</w:t>
            </w:r>
          </w:p>
        </w:tc>
      </w:tr>
      <w:tr w14:paraId="3E0258E1">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0A62B956">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63C2DDEC">
            <w:pPr>
              <w:keepNext/>
              <w:snapToGrid w:val="0"/>
              <w:spacing w:before="40" w:after="40"/>
              <w:jc w:val="left"/>
            </w:pPr>
            <w:r>
              <w:rPr>
                <w:rFonts w:ascii="宋体" w:hAnsi="宋体" w:eastAsia="宋体" w:cs="宋体"/>
                <w:b w:val="0"/>
                <w:bCs w:val="0"/>
                <w:i w:val="0"/>
                <w:iCs w:val="0"/>
                <w:sz w:val="18"/>
                <w:szCs w:val="18"/>
              </w:rPr>
              <w:t>research</w:t>
            </w:r>
          </w:p>
        </w:tc>
        <w:tc>
          <w:tcPr>
            <w:tcW w:w="407" w:type="pct"/>
            <w:tcBorders>
              <w:top w:val="nil"/>
              <w:left w:val="nil"/>
              <w:bottom w:val="nil"/>
              <w:right w:val="nil"/>
            </w:tcBorders>
            <w:noWrap w:val="0"/>
            <w:tcMar>
              <w:top w:w="60" w:type="dxa"/>
              <w:left w:w="80" w:type="dxa"/>
              <w:bottom w:w="60" w:type="dxa"/>
              <w:right w:w="80" w:type="dxa"/>
            </w:tcMar>
            <w:vAlign w:val="top"/>
          </w:tcPr>
          <w:p w14:paraId="3E2F89A0">
            <w:pPr>
              <w:keepNext/>
              <w:snapToGrid w:val="0"/>
              <w:spacing w:before="40" w:after="40"/>
              <w:jc w:val="left"/>
            </w:pPr>
            <w:r>
              <w:rPr>
                <w:rFonts w:ascii="宋体" w:hAnsi="宋体" w:eastAsia="宋体" w:cs="宋体"/>
                <w:b w:val="0"/>
                <w:bCs w:val="0"/>
                <w:i w:val="0"/>
                <w:iCs w:val="0"/>
                <w:sz w:val="18"/>
                <w:szCs w:val="18"/>
              </w:rPr>
              <w:t>Agent &gt; Organization</w:t>
            </w:r>
          </w:p>
        </w:tc>
        <w:tc>
          <w:tcPr>
            <w:tcW w:w="240" w:type="pct"/>
            <w:tcBorders>
              <w:top w:val="nil"/>
              <w:left w:val="nil"/>
              <w:bottom w:val="nil"/>
              <w:right w:val="nil"/>
            </w:tcBorders>
            <w:noWrap w:val="0"/>
            <w:tcMar>
              <w:top w:w="60" w:type="dxa"/>
              <w:left w:w="80" w:type="dxa"/>
              <w:bottom w:w="60" w:type="dxa"/>
              <w:right w:w="80" w:type="dxa"/>
            </w:tcMar>
            <w:vAlign w:val="top"/>
          </w:tcPr>
          <w:p w14:paraId="637D1F71">
            <w:pPr>
              <w:keepNext/>
              <w:snapToGrid w:val="0"/>
              <w:spacing w:before="40" w:after="40"/>
              <w:jc w:val="left"/>
            </w:pPr>
            <w:r>
              <w:rPr>
                <w:rFonts w:ascii="宋体" w:hAnsi="宋体" w:eastAsia="宋体" w:cs="宋体"/>
                <w:b/>
                <w:bCs/>
                <w:i w:val="0"/>
                <w:iCs w:val="0"/>
                <w:sz w:val="18"/>
                <w:szCs w:val="18"/>
              </w:rPr>
              <w:t>知识生产组织</w:t>
            </w:r>
          </w:p>
        </w:tc>
        <w:tc>
          <w:tcPr>
            <w:tcW w:w="498" w:type="pct"/>
            <w:tcBorders>
              <w:top w:val="nil"/>
              <w:left w:val="nil"/>
              <w:bottom w:val="nil"/>
              <w:right w:val="nil"/>
            </w:tcBorders>
            <w:noWrap w:val="0"/>
            <w:tcMar>
              <w:top w:w="60" w:type="dxa"/>
              <w:left w:w="80" w:type="dxa"/>
              <w:bottom w:w="60" w:type="dxa"/>
              <w:right w:w="80" w:type="dxa"/>
            </w:tcMar>
            <w:vAlign w:val="top"/>
          </w:tcPr>
          <w:p w14:paraId="613B8290">
            <w:pPr>
              <w:keepNext/>
              <w:snapToGrid w:val="0"/>
              <w:spacing w:before="40" w:after="40"/>
              <w:jc w:val="left"/>
            </w:pPr>
            <w:r>
              <w:rPr>
                <w:rFonts w:ascii="宋体" w:hAnsi="宋体" w:eastAsia="宋体" w:cs="宋体"/>
                <w:b w:val="0"/>
                <w:bCs w:val="0"/>
                <w:i w:val="0"/>
                <w:iCs w:val="0"/>
                <w:sz w:val="18"/>
                <w:szCs w:val="18"/>
              </w:rPr>
              <w:t>以知识生产为主要职能的组织，包括大学、研究所、智库、研究院、课题组、实验室等。</w:t>
            </w:r>
          </w:p>
        </w:tc>
        <w:tc>
          <w:tcPr>
            <w:tcW w:w="1239" w:type="pct"/>
            <w:tcBorders>
              <w:top w:val="nil"/>
              <w:left w:val="nil"/>
              <w:bottom w:val="nil"/>
              <w:right w:val="nil"/>
            </w:tcBorders>
            <w:noWrap w:val="0"/>
            <w:tcMar>
              <w:top w:w="60" w:type="dxa"/>
              <w:left w:w="80" w:type="dxa"/>
              <w:bottom w:w="60" w:type="dxa"/>
              <w:right w:w="80" w:type="dxa"/>
            </w:tcMar>
            <w:vAlign w:val="top"/>
          </w:tcPr>
          <w:p w14:paraId="76F46C70">
            <w:pPr>
              <w:keepNext/>
              <w:snapToGrid w:val="0"/>
              <w:spacing w:before="40" w:after="40"/>
              <w:jc w:val="left"/>
            </w:pPr>
            <w:r>
              <w:rPr>
                <w:rFonts w:ascii="宋体" w:hAnsi="宋体" w:eastAsia="宋体" w:cs="宋体"/>
                <w:b w:val="0"/>
                <w:bCs w:val="0"/>
                <w:i w:val="0"/>
                <w:iCs w:val="0"/>
                <w:sz w:val="18"/>
                <w:szCs w:val="18"/>
              </w:rPr>
              <w:t>主要产出是学术论文、研究报告、知识成果；被评价的是其研究质量、学术影响力或科研能力。注意与 professional_org 的区别：研究型组织的核心职能是知识生产，而非服务于职业共同体的自律与代表。</w:t>
            </w:r>
          </w:p>
        </w:tc>
        <w:tc>
          <w:tcPr>
            <w:tcW w:w="1182" w:type="pct"/>
            <w:tcBorders>
              <w:top w:val="nil"/>
              <w:left w:val="nil"/>
              <w:bottom w:val="nil"/>
              <w:right w:val="nil"/>
            </w:tcBorders>
            <w:noWrap w:val="0"/>
            <w:tcMar>
              <w:top w:w="60" w:type="dxa"/>
              <w:left w:w="80" w:type="dxa"/>
              <w:bottom w:w="60" w:type="dxa"/>
              <w:right w:w="80" w:type="dxa"/>
            </w:tcMar>
            <w:vAlign w:val="top"/>
          </w:tcPr>
          <w:p w14:paraId="388E27E8">
            <w:pPr>
              <w:keepNext/>
              <w:snapToGrid w:val="0"/>
              <w:spacing w:before="40" w:after="40"/>
              <w:jc w:val="left"/>
              <w:rPr>
                <w:del w:id="150" w:author="goskii" w:date="2026-04-17T21:48:36Z"/>
              </w:rPr>
            </w:pPr>
            <w:del w:id="151" w:author="goskii" w:date="2026-04-17T21:48:36Z">
              <w:r>
                <w:rPr>
                  <w:rFonts w:ascii="宋体" w:hAnsi="宋体" w:eastAsia="宋体" w:cs="宋体"/>
                  <w:b w:val="0"/>
                  <w:bCs w:val="0"/>
                  <w:i w:val="0"/>
                  <w:iCs w:val="0"/>
                  <w:sz w:val="18"/>
                  <w:szCs w:val="18"/>
                </w:rPr>
                <w:delText>① 南方科技大学全球城市文明典范研究院（作为研究型机构发起的开放性课题资助来源）</w:delText>
              </w:r>
            </w:del>
          </w:p>
          <w:p w14:paraId="07433948">
            <w:pPr>
              <w:keepNext/>
              <w:snapToGrid w:val="0"/>
              <w:spacing w:before="40" w:after="40"/>
              <w:jc w:val="left"/>
              <w:rPr>
                <w:ins w:id="152" w:author="goskii" w:date="2026-04-20T17:35:31Z"/>
                <w:rFonts w:hint="eastAsia" w:cs="宋体"/>
                <w:b w:val="0"/>
                <w:bCs w:val="0"/>
                <w:i w:val="0"/>
                <w:iCs w:val="0"/>
                <w:sz w:val="18"/>
                <w:szCs w:val="18"/>
                <w:lang w:eastAsia="zh-CN"/>
              </w:rPr>
            </w:pPr>
            <w:del w:id="153" w:author="goskii" w:date="2026-04-17T21:48:36Z">
              <w:r>
                <w:rPr>
                  <w:rFonts w:ascii="宋体" w:hAnsi="宋体" w:eastAsia="宋体" w:cs="宋体"/>
                  <w:b w:val="0"/>
                  <w:bCs w:val="0"/>
                  <w:i w:val="0"/>
                  <w:iCs w:val="0"/>
                  <w:sz w:val="18"/>
                  <w:szCs w:val="18"/>
                </w:rPr>
                <w:delText>② 武汉大学图书情报学院主持召开了全国性的以青年人为主体的『图书馆学、情报学理论研讨会』</w:delText>
              </w:r>
            </w:del>
            <w:ins w:id="154" w:author="goskii" w:date="2026-04-17T21:47:51Z">
              <w:r>
                <w:rPr>
                  <w:rFonts w:ascii="宋体" w:hAnsi="宋体" w:eastAsia="宋体" w:cs="宋体"/>
                  <w:b w:val="0"/>
                  <w:bCs w:val="0"/>
                  <w:i w:val="0"/>
                  <w:iCs w:val="0"/>
                  <w:sz w:val="18"/>
                  <w:szCs w:val="18"/>
                </w:rPr>
                <w:t>现有案例中还有通过引入信息中介以辅助用户决策和理解，降低用户所需的认知努力的情况。加拿大不列颠英属</w:t>
              </w:r>
            </w:ins>
            <w:ins w:id="155" w:author="goskii" w:date="2026-04-17T21:47:51Z">
              <w:r>
                <w:rPr>
                  <w:rFonts w:ascii="宋体" w:hAnsi="宋体" w:eastAsia="宋体" w:cs="宋体"/>
                  <w:b w:val="0"/>
                  <w:bCs w:val="0"/>
                  <w:i w:val="0"/>
                  <w:iCs w:val="0"/>
                  <w:sz w:val="18"/>
                  <w:szCs w:val="18"/>
                  <w:highlight w:val="yellow"/>
                </w:rPr>
                <w:t>哥伦比亚大学</w:t>
              </w:r>
            </w:ins>
            <w:ins w:id="156" w:author="goskii" w:date="2026-04-17T21:47:51Z">
              <w:r>
                <w:rPr>
                  <w:rFonts w:ascii="宋体" w:hAnsi="宋体" w:eastAsia="宋体" w:cs="宋体"/>
                  <w:b w:val="0"/>
                  <w:bCs w:val="0"/>
                  <w:i w:val="0"/>
                  <w:iCs w:val="0"/>
                  <w:sz w:val="18"/>
                  <w:szCs w:val="18"/>
                </w:rPr>
                <w:t>的卫生保健管理中心门户就是一个努力帮助用户克服信息过载的网络信息中介的示例</w:t>
              </w:r>
            </w:ins>
            <w:ins w:id="157" w:author="goskii" w:date="2026-04-17T21:48:52Z">
              <w:r>
                <w:rPr>
                  <w:rFonts w:hint="eastAsia" w:cs="宋体"/>
                  <w:b w:val="0"/>
                  <w:bCs w:val="0"/>
                  <w:i w:val="0"/>
                  <w:iCs w:val="0"/>
                  <w:sz w:val="18"/>
                  <w:szCs w:val="18"/>
                  <w:lang w:eastAsia="zh-CN"/>
                </w:rPr>
                <w:t>。</w:t>
              </w:r>
            </w:ins>
          </w:p>
          <w:p w14:paraId="59BE128C">
            <w:pPr>
              <w:keepNext/>
              <w:snapToGrid w:val="0"/>
              <w:spacing w:before="40" w:after="40"/>
              <w:jc w:val="left"/>
              <w:rPr>
                <w:ins w:id="158" w:author="goskii" w:date="2026-04-20T17:35:31Z"/>
                <w:rFonts w:hint="eastAsia" w:cs="宋体"/>
                <w:b w:val="0"/>
                <w:bCs w:val="0"/>
                <w:i w:val="0"/>
                <w:iCs w:val="0"/>
                <w:sz w:val="18"/>
                <w:szCs w:val="18"/>
                <w:lang w:eastAsia="zh-CN"/>
              </w:rPr>
            </w:pPr>
          </w:p>
          <w:p w14:paraId="4400D14B">
            <w:pPr>
              <w:keepNext/>
              <w:snapToGrid w:val="0"/>
              <w:spacing w:before="40" w:after="40"/>
              <w:jc w:val="left"/>
              <w:rPr>
                <w:rFonts w:hint="default" w:cs="宋体"/>
                <w:b w:val="0"/>
                <w:bCs w:val="0"/>
                <w:i w:val="0"/>
                <w:iCs w:val="0"/>
                <w:sz w:val="18"/>
                <w:szCs w:val="18"/>
                <w:lang w:val="en-US" w:eastAsia="zh-CN"/>
              </w:rPr>
            </w:pPr>
            <w:ins w:id="159" w:author="goskii" w:date="2026-04-20T17:35:33Z">
              <w:r>
                <w:rPr>
                  <w:rFonts w:hint="eastAsia" w:cs="宋体"/>
                  <w:b w:val="0"/>
                  <w:bCs w:val="0"/>
                  <w:i w:val="0"/>
                  <w:iCs w:val="0"/>
                  <w:sz w:val="18"/>
                  <w:szCs w:val="18"/>
                  <w:lang w:val="en-US" w:eastAsia="zh-CN"/>
                </w:rPr>
                <w:t>A：</w:t>
              </w:r>
            </w:ins>
            <w:ins w:id="160" w:author="goskii" w:date="2026-04-20T17:35:37Z">
              <w:r>
                <w:rPr>
                  <w:rFonts w:hint="eastAsia" w:cs="宋体"/>
                  <w:b w:val="0"/>
                  <w:bCs w:val="0"/>
                  <w:i w:val="0"/>
                  <w:iCs w:val="0"/>
                  <w:sz w:val="18"/>
                  <w:szCs w:val="18"/>
                  <w:lang w:val="en-US" w:eastAsia="zh-CN"/>
                </w:rPr>
                <w:t>哥伦比亚大学</w:t>
              </w:r>
            </w:ins>
          </w:p>
        </w:tc>
        <w:tc>
          <w:tcPr>
            <w:tcW w:w="592" w:type="pct"/>
            <w:tcBorders>
              <w:top w:val="nil"/>
              <w:left w:val="nil"/>
              <w:bottom w:val="nil"/>
              <w:right w:val="nil"/>
            </w:tcBorders>
            <w:noWrap w:val="0"/>
            <w:tcMar>
              <w:top w:w="60" w:type="dxa"/>
              <w:left w:w="80" w:type="dxa"/>
              <w:bottom w:w="60" w:type="dxa"/>
              <w:right w:w="80" w:type="dxa"/>
            </w:tcMar>
            <w:vAlign w:val="top"/>
          </w:tcPr>
          <w:p w14:paraId="73114ACD">
            <w:pPr>
              <w:keepNext/>
              <w:snapToGrid w:val="0"/>
              <w:spacing w:before="40" w:after="40"/>
              <w:jc w:val="left"/>
              <w:rPr>
                <w:del w:id="161" w:author="goskii" w:date="2026-04-17T21:49:58Z"/>
              </w:rPr>
            </w:pPr>
            <w:ins w:id="162" w:author="goskii" w:date="2026-04-17T21:50:00Z">
              <w:r>
                <w:rPr>
                  <w:rFonts w:hint="eastAsia" w:cs="宋体"/>
                  <w:b w:val="0"/>
                  <w:bCs w:val="0"/>
                  <w:i w:val="0"/>
                  <w:iCs w:val="0"/>
                  <w:sz w:val="18"/>
                  <w:szCs w:val="18"/>
                  <w:lang w:eastAsia="zh-CN"/>
                </w:rPr>
                <w:t>《</w:t>
              </w:r>
            </w:ins>
            <w:del w:id="163" w:author="goskii" w:date="2026-04-17T21:49:58Z">
              <w:r>
                <w:rPr>
                  <w:rFonts w:ascii="宋体" w:hAnsi="宋体" w:eastAsia="宋体" w:cs="宋体"/>
                  <w:b w:val="0"/>
                  <w:bCs w:val="0"/>
                  <w:i w:val="0"/>
                  <w:iCs w:val="0"/>
                  <w:sz w:val="18"/>
                  <w:szCs w:val="18"/>
                </w:rPr>
                <w:delText>① 范周《『十五五』时期我国公共文化服务体系发展趋势研判与对策思考》（2024）</w:delText>
              </w:r>
            </w:del>
          </w:p>
          <w:p w14:paraId="01FE62A8">
            <w:pPr>
              <w:keepNext/>
              <w:snapToGrid w:val="0"/>
              <w:spacing w:before="40" w:after="40"/>
              <w:jc w:val="left"/>
              <w:rPr>
                <w:rFonts w:hint="eastAsia" w:eastAsia="宋体"/>
                <w:lang w:eastAsia="zh-CN"/>
              </w:rPr>
            </w:pPr>
            <w:del w:id="164" w:author="goskii" w:date="2026-04-17T21:49:58Z">
              <w:r>
                <w:rPr>
                  <w:rFonts w:ascii="宋体" w:hAnsi="宋体" w:eastAsia="宋体" w:cs="宋体"/>
                  <w:b w:val="0"/>
                  <w:bCs w:val="0"/>
                  <w:i w:val="0"/>
                  <w:iCs w:val="0"/>
                  <w:sz w:val="18"/>
                  <w:szCs w:val="18"/>
                </w:rPr>
                <w:delText>② 张钟玺《『图书馆学、情报学理论研讨会』论文综述》（1986）</w:delText>
              </w:r>
            </w:del>
            <w:ins w:id="165" w:author="goskii" w:date="2026-04-17T21:49:55Z">
              <w:r>
                <w:rPr>
                  <w:rFonts w:ascii="宋体" w:hAnsi="宋体" w:eastAsia="宋体" w:cs="宋体"/>
                  <w:b w:val="0"/>
                  <w:bCs w:val="0"/>
                  <w:i w:val="0"/>
                  <w:iCs w:val="0"/>
                  <w:sz w:val="18"/>
                  <w:szCs w:val="18"/>
                </w:rPr>
                <w:t>在线健康信息搜寻中信息过载研究综述</w:t>
              </w:r>
            </w:ins>
            <w:ins w:id="166" w:author="goskii" w:date="2026-04-17T21:50:03Z">
              <w:r>
                <w:rPr>
                  <w:rFonts w:hint="eastAsia" w:cs="宋体"/>
                  <w:b w:val="0"/>
                  <w:bCs w:val="0"/>
                  <w:i w:val="0"/>
                  <w:iCs w:val="0"/>
                  <w:sz w:val="18"/>
                  <w:szCs w:val="18"/>
                  <w:lang w:eastAsia="zh-CN"/>
                </w:rPr>
                <w:t>》</w:t>
              </w:r>
            </w:ins>
          </w:p>
        </w:tc>
      </w:tr>
      <w:tr w14:paraId="139DB62E">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3CA5CE3F">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59B498C5">
            <w:pPr>
              <w:keepNext/>
              <w:snapToGrid w:val="0"/>
              <w:spacing w:before="40" w:after="40"/>
              <w:jc w:val="left"/>
            </w:pPr>
            <w:r>
              <w:rPr>
                <w:rFonts w:ascii="宋体" w:hAnsi="宋体" w:eastAsia="宋体" w:cs="宋体"/>
                <w:b w:val="0"/>
                <w:bCs w:val="0"/>
                <w:i w:val="0"/>
                <w:iCs w:val="0"/>
                <w:sz w:val="18"/>
                <w:szCs w:val="18"/>
              </w:rPr>
              <w:t>service</w:t>
            </w:r>
          </w:p>
        </w:tc>
        <w:tc>
          <w:tcPr>
            <w:tcW w:w="407" w:type="pct"/>
            <w:tcBorders>
              <w:top w:val="nil"/>
              <w:left w:val="nil"/>
              <w:bottom w:val="nil"/>
              <w:right w:val="nil"/>
            </w:tcBorders>
            <w:noWrap w:val="0"/>
            <w:tcMar>
              <w:top w:w="60" w:type="dxa"/>
              <w:left w:w="80" w:type="dxa"/>
              <w:bottom w:w="60" w:type="dxa"/>
              <w:right w:w="80" w:type="dxa"/>
            </w:tcMar>
            <w:vAlign w:val="top"/>
          </w:tcPr>
          <w:p w14:paraId="7DE18A40">
            <w:pPr>
              <w:keepNext/>
              <w:snapToGrid w:val="0"/>
              <w:spacing w:before="40" w:after="40"/>
              <w:jc w:val="left"/>
            </w:pPr>
            <w:r>
              <w:rPr>
                <w:rFonts w:ascii="宋体" w:hAnsi="宋体" w:eastAsia="宋体" w:cs="宋体"/>
                <w:b w:val="0"/>
                <w:bCs w:val="0"/>
                <w:i w:val="0"/>
                <w:iCs w:val="0"/>
                <w:sz w:val="18"/>
                <w:szCs w:val="18"/>
              </w:rPr>
              <w:t>Agent &gt; Organization</w:t>
            </w:r>
          </w:p>
        </w:tc>
        <w:tc>
          <w:tcPr>
            <w:tcW w:w="240" w:type="pct"/>
            <w:tcBorders>
              <w:top w:val="nil"/>
              <w:left w:val="nil"/>
              <w:bottom w:val="nil"/>
              <w:right w:val="nil"/>
            </w:tcBorders>
            <w:noWrap w:val="0"/>
            <w:tcMar>
              <w:top w:w="60" w:type="dxa"/>
              <w:left w:w="80" w:type="dxa"/>
              <w:bottom w:w="60" w:type="dxa"/>
              <w:right w:w="80" w:type="dxa"/>
            </w:tcMar>
            <w:vAlign w:val="top"/>
          </w:tcPr>
          <w:p w14:paraId="71EEEA78">
            <w:pPr>
              <w:keepNext/>
              <w:snapToGrid w:val="0"/>
              <w:spacing w:before="40" w:after="40"/>
              <w:jc w:val="left"/>
            </w:pPr>
            <w:r>
              <w:rPr>
                <w:rFonts w:ascii="宋体" w:hAnsi="宋体" w:eastAsia="宋体" w:cs="宋体"/>
                <w:b/>
                <w:bCs/>
                <w:i w:val="0"/>
                <w:iCs w:val="0"/>
                <w:sz w:val="18"/>
                <w:szCs w:val="18"/>
              </w:rPr>
              <w:t>专业服务组织</w:t>
            </w:r>
          </w:p>
        </w:tc>
        <w:tc>
          <w:tcPr>
            <w:tcW w:w="498" w:type="pct"/>
            <w:tcBorders>
              <w:top w:val="nil"/>
              <w:left w:val="nil"/>
              <w:bottom w:val="nil"/>
              <w:right w:val="nil"/>
            </w:tcBorders>
            <w:noWrap w:val="0"/>
            <w:tcMar>
              <w:top w:w="60" w:type="dxa"/>
              <w:left w:w="80" w:type="dxa"/>
              <w:bottom w:w="60" w:type="dxa"/>
              <w:right w:w="80" w:type="dxa"/>
            </w:tcMar>
            <w:vAlign w:val="top"/>
          </w:tcPr>
          <w:p w14:paraId="22A9E149">
            <w:pPr>
              <w:keepNext/>
              <w:snapToGrid w:val="0"/>
              <w:spacing w:before="40" w:after="40"/>
              <w:jc w:val="left"/>
            </w:pPr>
            <w:r>
              <w:rPr>
                <w:rFonts w:ascii="宋体" w:hAnsi="宋体" w:eastAsia="宋体" w:cs="宋体"/>
                <w:b w:val="0"/>
                <w:bCs w:val="0"/>
                <w:i w:val="0"/>
                <w:iCs w:val="0"/>
                <w:sz w:val="18"/>
                <w:szCs w:val="18"/>
              </w:rPr>
              <w:t>以专业服务为主要职能的组织，包括图书馆、档案馆、信息中心、医院（作为服务机构）、法律援助机构等。</w:t>
            </w:r>
          </w:p>
        </w:tc>
        <w:tc>
          <w:tcPr>
            <w:tcW w:w="1239" w:type="pct"/>
            <w:tcBorders>
              <w:top w:val="nil"/>
              <w:left w:val="nil"/>
              <w:bottom w:val="nil"/>
              <w:right w:val="nil"/>
            </w:tcBorders>
            <w:noWrap w:val="0"/>
            <w:tcMar>
              <w:top w:w="60" w:type="dxa"/>
              <w:left w:w="80" w:type="dxa"/>
              <w:bottom w:w="60" w:type="dxa"/>
              <w:right w:w="80" w:type="dxa"/>
            </w:tcMar>
            <w:vAlign w:val="top"/>
          </w:tcPr>
          <w:p w14:paraId="6B23D229">
            <w:pPr>
              <w:keepNext/>
              <w:snapToGrid w:val="0"/>
              <w:spacing w:before="40" w:after="40"/>
              <w:jc w:val="left"/>
            </w:pPr>
            <w:r>
              <w:rPr>
                <w:rFonts w:ascii="宋体" w:hAnsi="宋体" w:eastAsia="宋体" w:cs="宋体"/>
                <w:b w:val="0"/>
                <w:bCs w:val="0"/>
                <w:i w:val="0"/>
                <w:iCs w:val="0"/>
                <w:sz w:val="18"/>
                <w:szCs w:val="18"/>
              </w:rPr>
              <w:t>主要产出是服务于特定用户群体的实践服务；被评价的是服务质量、覆盖范围、资源建设或服务效能。注意与 research_org 的区别：service_org 的核心是服务用户，而非生产新知识；与 governance_org 的区别：不以行政管理或规则制定为主要职能。</w:t>
            </w:r>
          </w:p>
        </w:tc>
        <w:tc>
          <w:tcPr>
            <w:tcW w:w="1182" w:type="pct"/>
            <w:tcBorders>
              <w:top w:val="nil"/>
              <w:left w:val="nil"/>
              <w:bottom w:val="nil"/>
              <w:right w:val="nil"/>
            </w:tcBorders>
            <w:noWrap w:val="0"/>
            <w:tcMar>
              <w:top w:w="60" w:type="dxa"/>
              <w:left w:w="80" w:type="dxa"/>
              <w:bottom w:w="60" w:type="dxa"/>
              <w:right w:w="80" w:type="dxa"/>
            </w:tcMar>
            <w:vAlign w:val="top"/>
          </w:tcPr>
          <w:p w14:paraId="3337DDD0">
            <w:pPr>
              <w:keepNext/>
              <w:snapToGrid w:val="0"/>
              <w:spacing w:before="40" w:after="40"/>
              <w:jc w:val="left"/>
              <w:rPr>
                <w:ins w:id="167" w:author="goskii" w:date="2026-04-20T20:11:59Z"/>
              </w:rPr>
            </w:pPr>
            <w:ins w:id="168" w:author="goskii" w:date="2026-04-20T20:11:48Z">
              <w:r>
                <w:rPr>
                  <w:sz w:val="18"/>
                  <w:szCs w:val="18"/>
                  <w:rPrChange w:id="169" w:author="goskii" w:date="2026-04-20T20:11:53Z">
                    <w:rPr/>
                  </w:rPrChange>
                </w:rPr>
                <w:t>沈阳师范大学图书馆为阅读推广开设了两个专门部门——阅读推广部和读者活动部，优质的人员调配、合理的机构配置，也使沈阳师范大学图书馆成为读者心中最满意的图书馆</w:t>
              </w:r>
            </w:ins>
            <w:ins w:id="170" w:author="goskii" w:date="2026-04-20T20:11:48Z">
              <w:r>
                <w:rPr/>
                <w:t>。</w:t>
              </w:r>
            </w:ins>
          </w:p>
          <w:p w14:paraId="7B068381">
            <w:pPr>
              <w:keepNext/>
              <w:snapToGrid w:val="0"/>
              <w:spacing w:before="40" w:after="40"/>
              <w:jc w:val="left"/>
              <w:rPr>
                <w:ins w:id="171" w:author="goskii" w:date="2026-04-20T20:11:59Z"/>
              </w:rPr>
            </w:pPr>
          </w:p>
          <w:p w14:paraId="57018AF8">
            <w:pPr>
              <w:keepNext/>
              <w:snapToGrid w:val="0"/>
              <w:spacing w:before="40" w:after="40"/>
              <w:jc w:val="left"/>
              <w:rPr>
                <w:rFonts w:hint="default" w:eastAsia="宋体"/>
                <w:lang w:val="en-US" w:eastAsia="zh-CN"/>
              </w:rPr>
            </w:pPr>
            <w:ins w:id="172" w:author="goskii" w:date="2026-04-20T20:12:00Z">
              <w:r>
                <w:rPr>
                  <w:rFonts w:hint="default"/>
                  <w:sz w:val="18"/>
                  <w:szCs w:val="18"/>
                  <w:lang w:val="en-US" w:eastAsia="zh-CN"/>
                  <w:rPrChange w:id="173" w:author="goskii" w:date="2026-04-20T20:12:15Z">
                    <w:rPr>
                      <w:rFonts w:hint="eastAsia"/>
                      <w:lang w:val="en-US" w:eastAsia="zh-CN"/>
                    </w:rPr>
                  </w:rPrChange>
                </w:rPr>
                <w:t>A</w:t>
              </w:r>
            </w:ins>
            <w:ins w:id="174" w:author="goskii" w:date="2026-04-20T20:12:01Z">
              <w:r>
                <w:rPr>
                  <w:rFonts w:hint="default"/>
                  <w:sz w:val="18"/>
                  <w:szCs w:val="18"/>
                  <w:lang w:val="en-US" w:eastAsia="zh-CN"/>
                  <w:rPrChange w:id="175" w:author="goskii" w:date="2026-04-20T20:12:15Z">
                    <w:rPr>
                      <w:rFonts w:hint="eastAsia"/>
                      <w:lang w:val="en-US" w:eastAsia="zh-CN"/>
                    </w:rPr>
                  </w:rPrChange>
                </w:rPr>
                <w:t>：</w:t>
              </w:r>
            </w:ins>
            <w:ins w:id="176" w:author="goskii" w:date="2026-04-20T20:12:08Z">
              <w:r>
                <w:rPr>
                  <w:rFonts w:hint="default"/>
                  <w:sz w:val="18"/>
                  <w:szCs w:val="18"/>
                  <w:lang w:val="en-US" w:eastAsia="zh-CN"/>
                  <w:rPrChange w:id="177" w:author="goskii" w:date="2026-04-20T20:12:15Z">
                    <w:rPr>
                      <w:rFonts w:hint="eastAsia"/>
                      <w:lang w:val="en-US" w:eastAsia="zh-CN"/>
                    </w:rPr>
                  </w:rPrChange>
                </w:rPr>
                <w:t>沈阳师范大学</w:t>
              </w:r>
            </w:ins>
            <w:ins w:id="178" w:author="goskii" w:date="2026-04-20T20:12:10Z">
              <w:r>
                <w:rPr>
                  <w:rFonts w:hint="default"/>
                  <w:sz w:val="18"/>
                  <w:szCs w:val="18"/>
                  <w:lang w:val="en-US" w:eastAsia="zh-CN"/>
                  <w:rPrChange w:id="179" w:author="goskii" w:date="2026-04-20T20:12:15Z">
                    <w:rPr>
                      <w:rFonts w:hint="eastAsia"/>
                      <w:lang w:val="en-US" w:eastAsia="zh-CN"/>
                    </w:rPr>
                  </w:rPrChange>
                </w:rPr>
                <w:t>图书馆</w:t>
              </w:r>
            </w:ins>
          </w:p>
        </w:tc>
        <w:tc>
          <w:tcPr>
            <w:tcW w:w="592" w:type="pct"/>
            <w:tcBorders>
              <w:top w:val="nil"/>
              <w:left w:val="nil"/>
              <w:bottom w:val="nil"/>
              <w:right w:val="nil"/>
            </w:tcBorders>
            <w:noWrap w:val="0"/>
            <w:tcMar>
              <w:top w:w="60" w:type="dxa"/>
              <w:left w:w="80" w:type="dxa"/>
              <w:bottom w:w="60" w:type="dxa"/>
              <w:right w:w="80" w:type="dxa"/>
            </w:tcMar>
            <w:vAlign w:val="top"/>
          </w:tcPr>
          <w:p w14:paraId="1E5CFB3F">
            <w:pPr>
              <w:keepNext/>
              <w:snapToGrid w:val="0"/>
              <w:spacing w:before="40" w:after="40"/>
              <w:jc w:val="left"/>
            </w:pPr>
            <w:ins w:id="180" w:author="goskii" w:date="2026-04-20T20:12:27Z">
              <w:r>
                <w:rPr>
                  <w:rFonts w:hint="default"/>
                  <w:sz w:val="18"/>
                  <w:szCs w:val="18"/>
                  <w:rPrChange w:id="181" w:author="goskii" w:date="2026-04-20T20:12:31Z">
                    <w:rPr>
                      <w:rFonts w:hint="eastAsia"/>
                    </w:rPr>
                  </w:rPrChange>
                </w:rPr>
                <w:t>《高校图书馆阅读推广发展特点与关键发展问题探析》</w:t>
              </w:r>
            </w:ins>
          </w:p>
        </w:tc>
      </w:tr>
      <w:tr w14:paraId="04511A82">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758ED42F">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5F82E728">
            <w:pPr>
              <w:keepNext/>
              <w:snapToGrid w:val="0"/>
              <w:spacing w:before="40" w:after="40"/>
              <w:jc w:val="left"/>
            </w:pPr>
            <w:r>
              <w:rPr>
                <w:rFonts w:ascii="宋体" w:hAnsi="宋体" w:eastAsia="宋体" w:cs="宋体"/>
                <w:b w:val="0"/>
                <w:bCs w:val="0"/>
                <w:i w:val="0"/>
                <w:iCs w:val="0"/>
                <w:sz w:val="18"/>
                <w:szCs w:val="18"/>
              </w:rPr>
              <w:t>professional</w:t>
            </w:r>
          </w:p>
        </w:tc>
        <w:tc>
          <w:tcPr>
            <w:tcW w:w="407" w:type="pct"/>
            <w:tcBorders>
              <w:top w:val="nil"/>
              <w:left w:val="nil"/>
              <w:bottom w:val="nil"/>
              <w:right w:val="nil"/>
            </w:tcBorders>
            <w:noWrap w:val="0"/>
            <w:tcMar>
              <w:top w:w="60" w:type="dxa"/>
              <w:left w:w="80" w:type="dxa"/>
              <w:bottom w:w="60" w:type="dxa"/>
              <w:right w:w="80" w:type="dxa"/>
            </w:tcMar>
            <w:vAlign w:val="top"/>
          </w:tcPr>
          <w:p w14:paraId="6753AE86">
            <w:pPr>
              <w:keepNext/>
              <w:snapToGrid w:val="0"/>
              <w:spacing w:before="40" w:after="40"/>
              <w:jc w:val="left"/>
            </w:pPr>
            <w:r>
              <w:rPr>
                <w:rFonts w:ascii="宋体" w:hAnsi="宋体" w:eastAsia="宋体" w:cs="宋体"/>
                <w:b w:val="0"/>
                <w:bCs w:val="0"/>
                <w:i w:val="0"/>
                <w:iCs w:val="0"/>
                <w:sz w:val="18"/>
                <w:szCs w:val="18"/>
              </w:rPr>
              <w:t>Agent &gt; Organization</w:t>
            </w:r>
          </w:p>
        </w:tc>
        <w:tc>
          <w:tcPr>
            <w:tcW w:w="240" w:type="pct"/>
            <w:tcBorders>
              <w:top w:val="nil"/>
              <w:left w:val="nil"/>
              <w:bottom w:val="nil"/>
              <w:right w:val="nil"/>
            </w:tcBorders>
            <w:noWrap w:val="0"/>
            <w:tcMar>
              <w:top w:w="60" w:type="dxa"/>
              <w:left w:w="80" w:type="dxa"/>
              <w:bottom w:w="60" w:type="dxa"/>
              <w:right w:w="80" w:type="dxa"/>
            </w:tcMar>
            <w:vAlign w:val="top"/>
          </w:tcPr>
          <w:p w14:paraId="11E7E350">
            <w:pPr>
              <w:keepNext/>
              <w:snapToGrid w:val="0"/>
              <w:spacing w:before="40" w:after="40"/>
              <w:jc w:val="left"/>
            </w:pPr>
            <w:r>
              <w:rPr>
                <w:rFonts w:ascii="宋体" w:hAnsi="宋体" w:eastAsia="宋体" w:cs="宋体"/>
                <w:b/>
                <w:bCs/>
                <w:i w:val="0"/>
                <w:iCs w:val="0"/>
                <w:sz w:val="18"/>
                <w:szCs w:val="18"/>
              </w:rPr>
              <w:t>职业共同体组织</w:t>
            </w:r>
          </w:p>
        </w:tc>
        <w:tc>
          <w:tcPr>
            <w:tcW w:w="498" w:type="pct"/>
            <w:tcBorders>
              <w:top w:val="nil"/>
              <w:left w:val="nil"/>
              <w:bottom w:val="nil"/>
              <w:right w:val="nil"/>
            </w:tcBorders>
            <w:noWrap w:val="0"/>
            <w:tcMar>
              <w:top w:w="60" w:type="dxa"/>
              <w:left w:w="80" w:type="dxa"/>
              <w:bottom w:w="60" w:type="dxa"/>
              <w:right w:w="80" w:type="dxa"/>
            </w:tcMar>
            <w:vAlign w:val="top"/>
          </w:tcPr>
          <w:p w14:paraId="7F8A88A9">
            <w:pPr>
              <w:keepNext/>
              <w:snapToGrid w:val="0"/>
              <w:spacing w:before="40" w:after="40"/>
              <w:jc w:val="left"/>
            </w:pPr>
            <w:r>
              <w:rPr>
                <w:rFonts w:ascii="宋体" w:hAnsi="宋体" w:eastAsia="宋体" w:cs="宋体"/>
                <w:b w:val="0"/>
                <w:bCs w:val="0"/>
                <w:i w:val="0"/>
                <w:iCs w:val="0"/>
                <w:sz w:val="18"/>
                <w:szCs w:val="18"/>
              </w:rPr>
              <w:t>以服务职业共同体为主要职能的组织，包括学会、协会、职业工会等（如 IFLA、ASIS&amp;T、ALA 等）。</w:t>
            </w:r>
          </w:p>
        </w:tc>
        <w:tc>
          <w:tcPr>
            <w:tcW w:w="1239" w:type="pct"/>
            <w:tcBorders>
              <w:top w:val="nil"/>
              <w:left w:val="nil"/>
              <w:bottom w:val="nil"/>
              <w:right w:val="nil"/>
            </w:tcBorders>
            <w:noWrap w:val="0"/>
            <w:tcMar>
              <w:top w:w="60" w:type="dxa"/>
              <w:left w:w="80" w:type="dxa"/>
              <w:bottom w:w="60" w:type="dxa"/>
              <w:right w:w="80" w:type="dxa"/>
            </w:tcMar>
            <w:vAlign w:val="top"/>
          </w:tcPr>
          <w:p w14:paraId="4FDFA18E">
            <w:pPr>
              <w:keepNext/>
              <w:snapToGrid w:val="0"/>
              <w:spacing w:before="40" w:after="40"/>
              <w:jc w:val="left"/>
            </w:pPr>
            <w:r>
              <w:rPr>
                <w:rFonts w:ascii="宋体" w:hAnsi="宋体" w:eastAsia="宋体" w:cs="宋体"/>
                <w:b w:val="0"/>
                <w:bCs w:val="0"/>
                <w:i w:val="0"/>
                <w:iCs w:val="0"/>
                <w:sz w:val="18"/>
                <w:szCs w:val="18"/>
              </w:rPr>
              <w:t>成员资格基于职业身份；主要职能是标准制定、职业培训、行业代表、学术交流；被评价的是其对本职业领域的影响力、标准质量或代表性。注意与 governance_org 的区别：professional_org 是自律性的职业团体，governance_org 是有行政或资助权力的正式机构。职能重叠：部分学会同时从事研究资助（此时也具 governance_org 特征），以主要社会角色判定。</w:t>
            </w:r>
          </w:p>
        </w:tc>
        <w:tc>
          <w:tcPr>
            <w:tcW w:w="1182" w:type="pct"/>
            <w:tcBorders>
              <w:top w:val="nil"/>
              <w:left w:val="nil"/>
              <w:bottom w:val="nil"/>
              <w:right w:val="nil"/>
            </w:tcBorders>
            <w:noWrap w:val="0"/>
            <w:tcMar>
              <w:top w:w="60" w:type="dxa"/>
              <w:left w:w="80" w:type="dxa"/>
              <w:bottom w:w="60" w:type="dxa"/>
              <w:right w:w="80" w:type="dxa"/>
            </w:tcMar>
            <w:vAlign w:val="top"/>
          </w:tcPr>
          <w:p w14:paraId="1A048709">
            <w:pPr>
              <w:keepNext/>
              <w:snapToGrid w:val="0"/>
              <w:spacing w:before="40" w:after="40"/>
              <w:jc w:val="left"/>
              <w:rPr>
                <w:ins w:id="182" w:author="goskii" w:date="2026-04-20T17:35:55Z"/>
                <w:rFonts w:ascii="宋体" w:hAnsi="宋体" w:eastAsia="宋体" w:cs="宋体"/>
                <w:sz w:val="18"/>
                <w:szCs w:val="18"/>
              </w:rPr>
            </w:pPr>
            <w:ins w:id="183" w:author="goskii" w:date="2026-04-17T21:30:57Z">
              <w:r>
                <w:rPr>
                  <w:rStyle w:val="14"/>
                  <w:rFonts w:ascii="宋体" w:hAnsi="宋体" w:eastAsia="宋体" w:cs="宋体"/>
                  <w:b w:val="0"/>
                  <w:sz w:val="18"/>
                  <w:szCs w:val="18"/>
                  <w:highlight w:val="yellow"/>
                </w:rPr>
                <w:t>独立信息经纪人协会</w:t>
              </w:r>
            </w:ins>
            <w:ins w:id="184" w:author="goskii" w:date="2026-04-17T21:30:57Z">
              <w:r>
                <w:rPr>
                  <w:rFonts w:ascii="宋体" w:hAnsi="宋体" w:eastAsia="宋体" w:cs="宋体"/>
                  <w:b w:val="0"/>
                  <w:sz w:val="18"/>
                  <w:szCs w:val="18"/>
                </w:rPr>
                <w:t>在美国成立</w:t>
              </w:r>
            </w:ins>
            <w:ins w:id="185" w:author="goskii" w:date="2026-04-17T21:30:57Z">
              <w:r>
                <w:rPr>
                  <w:rFonts w:ascii="宋体" w:hAnsi="宋体" w:eastAsia="宋体" w:cs="宋体"/>
                  <w:sz w:val="18"/>
                  <w:szCs w:val="18"/>
                </w:rPr>
                <w:t>标志着</w:t>
              </w:r>
            </w:ins>
            <w:ins w:id="186" w:author="goskii" w:date="2026-04-17T21:30:57Z">
              <w:r>
                <w:rPr>
                  <w:rFonts w:ascii="宋体" w:hAnsi="宋体" w:eastAsia="宋体" w:cs="宋体"/>
                  <w:b w:val="0"/>
                  <w:sz w:val="18"/>
                  <w:szCs w:val="18"/>
                </w:rPr>
                <w:t>信息经纪业的发展进入一个新时期</w:t>
              </w:r>
            </w:ins>
            <w:ins w:id="187" w:author="goskii" w:date="2026-04-17T21:30:57Z">
              <w:r>
                <w:rPr>
                  <w:rFonts w:ascii="宋体" w:hAnsi="宋体" w:eastAsia="宋体" w:cs="宋体"/>
                  <w:sz w:val="18"/>
                  <w:szCs w:val="18"/>
                </w:rPr>
                <w:t>。</w:t>
              </w:r>
            </w:ins>
          </w:p>
          <w:p w14:paraId="7CFD56CD">
            <w:pPr>
              <w:keepNext/>
              <w:snapToGrid w:val="0"/>
              <w:spacing w:before="40" w:after="40"/>
              <w:jc w:val="left"/>
              <w:rPr>
                <w:ins w:id="188" w:author="goskii" w:date="2026-04-20T17:35:55Z"/>
                <w:rFonts w:ascii="宋体" w:hAnsi="宋体" w:eastAsia="宋体" w:cs="宋体"/>
                <w:sz w:val="18"/>
                <w:szCs w:val="18"/>
              </w:rPr>
            </w:pPr>
          </w:p>
          <w:p w14:paraId="0E639AE5">
            <w:pPr>
              <w:keepNext/>
              <w:snapToGrid w:val="0"/>
              <w:spacing w:before="40" w:after="40"/>
              <w:jc w:val="left"/>
              <w:rPr>
                <w:del w:id="189" w:author="goskii" w:date="2026-04-17T21:30:57Z"/>
              </w:rPr>
            </w:pPr>
            <w:ins w:id="190" w:author="goskii" w:date="2026-04-20T17:36:00Z">
              <w:r>
                <w:rPr>
                  <w:rFonts w:hint="eastAsia" w:cs="宋体"/>
                  <w:sz w:val="18"/>
                  <w:szCs w:val="18"/>
                  <w:lang w:val="en-US" w:eastAsia="zh-CN"/>
                </w:rPr>
                <w:t>A：</w:t>
              </w:r>
            </w:ins>
            <w:ins w:id="191" w:author="goskii" w:date="2026-04-20T17:36:04Z">
              <w:r>
                <w:rPr>
                  <w:rFonts w:hint="eastAsia" w:cs="宋体"/>
                  <w:sz w:val="18"/>
                  <w:szCs w:val="18"/>
                  <w:lang w:val="en-US" w:eastAsia="zh-CN"/>
                </w:rPr>
                <w:t>独立信息经纪人协会</w:t>
              </w:r>
            </w:ins>
            <w:del w:id="192" w:author="goskii" w:date="2026-04-17T21:30:57Z">
              <w:r>
                <w:rPr>
                  <w:rFonts w:ascii="宋体" w:hAnsi="宋体" w:eastAsia="宋体" w:cs="宋体"/>
                  <w:b w:val="0"/>
                  <w:bCs w:val="0"/>
                  <w:i w:val="0"/>
                  <w:iCs w:val="0"/>
                  <w:sz w:val="18"/>
                  <w:szCs w:val="18"/>
                </w:rPr>
                <w:delText>① 中国图书馆学会图书馆法与知识产权研究专业委员会</w:delText>
              </w:r>
            </w:del>
          </w:p>
          <w:p w14:paraId="67A0B37D">
            <w:pPr>
              <w:keepNext/>
              <w:snapToGrid w:val="0"/>
              <w:spacing w:before="40" w:after="40"/>
              <w:jc w:val="left"/>
              <w:rPr>
                <w:del w:id="193" w:author="goskii" w:date="2026-04-17T21:30:57Z"/>
              </w:rPr>
            </w:pPr>
            <w:del w:id="194" w:author="goskii" w:date="2026-04-17T21:30:57Z">
              <w:r>
                <w:rPr>
                  <w:rFonts w:ascii="宋体" w:hAnsi="宋体" w:eastAsia="宋体" w:cs="宋体"/>
                  <w:b w:val="0"/>
                  <w:bCs w:val="0"/>
                  <w:i w:val="0"/>
                  <w:iCs w:val="0"/>
                  <w:sz w:val="18"/>
                  <w:szCs w:val="18"/>
                </w:rPr>
                <w:delText>② 国际档案理事会秘书长凯奇·凯梅蒂……与中国组委会就大会筹备工作的若干重要问题进行了工作会谈</w:delText>
              </w:r>
            </w:del>
          </w:p>
          <w:p w14:paraId="3D35A971">
            <w:pPr>
              <w:keepNext/>
              <w:snapToGrid w:val="0"/>
              <w:spacing w:before="40" w:after="40"/>
              <w:jc w:val="left"/>
            </w:pPr>
            <w:del w:id="195" w:author="goskii" w:date="2026-04-17T21:30:57Z">
              <w:r>
                <w:rPr>
                  <w:rFonts w:ascii="宋体" w:hAnsi="宋体" w:eastAsia="宋体" w:cs="宋体"/>
                  <w:b w:val="0"/>
                  <w:bCs w:val="0"/>
                  <w:i w:val="0"/>
                  <w:iCs w:val="0"/>
                  <w:sz w:val="18"/>
                  <w:szCs w:val="18"/>
                </w:rPr>
                <w:delText>③ 1996 年 8 月，费孝通在北京第 62 届国际图联（IFLA）大会上也畅想……</w:delText>
              </w:r>
            </w:del>
          </w:p>
        </w:tc>
        <w:tc>
          <w:tcPr>
            <w:tcW w:w="592" w:type="pct"/>
            <w:tcBorders>
              <w:top w:val="nil"/>
              <w:left w:val="nil"/>
              <w:bottom w:val="nil"/>
              <w:right w:val="nil"/>
            </w:tcBorders>
            <w:noWrap w:val="0"/>
            <w:tcMar>
              <w:top w:w="60" w:type="dxa"/>
              <w:left w:w="80" w:type="dxa"/>
              <w:bottom w:w="60" w:type="dxa"/>
              <w:right w:w="80" w:type="dxa"/>
            </w:tcMar>
            <w:vAlign w:val="top"/>
          </w:tcPr>
          <w:p w14:paraId="16F4EBEB">
            <w:pPr>
              <w:keepNext/>
              <w:snapToGrid w:val="0"/>
              <w:spacing w:before="40" w:after="40"/>
              <w:jc w:val="left"/>
            </w:pPr>
            <w:ins w:id="196" w:author="goskii" w:date="2026-04-17T21:31:12Z">
              <w:r>
                <w:rPr>
                  <w:rFonts w:ascii="宋体" w:hAnsi="宋体" w:eastAsia="宋体" w:cs="宋体"/>
                  <w:sz w:val="18"/>
                  <w:szCs w:val="18"/>
                </w:rPr>
                <w:t>《信息经纪研究综述》</w:t>
              </w:r>
            </w:ins>
          </w:p>
        </w:tc>
      </w:tr>
      <w:tr w14:paraId="12041D48">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020D5C1C">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01F453D8">
            <w:pPr>
              <w:keepNext/>
              <w:snapToGrid w:val="0"/>
              <w:spacing w:before="40" w:after="40"/>
              <w:jc w:val="left"/>
            </w:pPr>
            <w:r>
              <w:rPr>
                <w:rFonts w:ascii="宋体" w:hAnsi="宋体" w:eastAsia="宋体" w:cs="宋体"/>
                <w:b w:val="0"/>
                <w:bCs w:val="0"/>
                <w:i w:val="0"/>
                <w:iCs w:val="0"/>
                <w:sz w:val="18"/>
                <w:szCs w:val="18"/>
              </w:rPr>
              <w:t>governance</w:t>
            </w:r>
          </w:p>
        </w:tc>
        <w:tc>
          <w:tcPr>
            <w:tcW w:w="407" w:type="pct"/>
            <w:tcBorders>
              <w:top w:val="nil"/>
              <w:left w:val="nil"/>
              <w:bottom w:val="nil"/>
              <w:right w:val="nil"/>
            </w:tcBorders>
            <w:noWrap w:val="0"/>
            <w:tcMar>
              <w:top w:w="60" w:type="dxa"/>
              <w:left w:w="80" w:type="dxa"/>
              <w:bottom w:w="60" w:type="dxa"/>
              <w:right w:w="80" w:type="dxa"/>
            </w:tcMar>
            <w:vAlign w:val="top"/>
          </w:tcPr>
          <w:p w14:paraId="4530BEE7">
            <w:pPr>
              <w:keepNext/>
              <w:snapToGrid w:val="0"/>
              <w:spacing w:before="40" w:after="40"/>
              <w:jc w:val="left"/>
            </w:pPr>
            <w:r>
              <w:rPr>
                <w:rFonts w:ascii="宋体" w:hAnsi="宋体" w:eastAsia="宋体" w:cs="宋体"/>
                <w:b w:val="0"/>
                <w:bCs w:val="0"/>
                <w:i w:val="0"/>
                <w:iCs w:val="0"/>
                <w:sz w:val="18"/>
                <w:szCs w:val="18"/>
              </w:rPr>
              <w:t>Agent &gt; Organization</w:t>
            </w:r>
          </w:p>
        </w:tc>
        <w:tc>
          <w:tcPr>
            <w:tcW w:w="240" w:type="pct"/>
            <w:tcBorders>
              <w:top w:val="nil"/>
              <w:left w:val="nil"/>
              <w:bottom w:val="nil"/>
              <w:right w:val="nil"/>
            </w:tcBorders>
            <w:noWrap w:val="0"/>
            <w:tcMar>
              <w:top w:w="60" w:type="dxa"/>
              <w:left w:w="80" w:type="dxa"/>
              <w:bottom w:w="60" w:type="dxa"/>
              <w:right w:w="80" w:type="dxa"/>
            </w:tcMar>
            <w:vAlign w:val="top"/>
          </w:tcPr>
          <w:p w14:paraId="15E32EBD">
            <w:pPr>
              <w:keepNext/>
              <w:snapToGrid w:val="0"/>
              <w:spacing w:before="40" w:after="40"/>
              <w:jc w:val="left"/>
            </w:pPr>
            <w:r>
              <w:rPr>
                <w:rFonts w:ascii="宋体" w:hAnsi="宋体" w:eastAsia="宋体" w:cs="宋体"/>
                <w:b/>
                <w:bCs/>
                <w:i w:val="0"/>
                <w:iCs w:val="0"/>
                <w:sz w:val="18"/>
                <w:szCs w:val="18"/>
              </w:rPr>
              <w:t>行政/治理/资助组织</w:t>
            </w:r>
          </w:p>
        </w:tc>
        <w:tc>
          <w:tcPr>
            <w:tcW w:w="498" w:type="pct"/>
            <w:tcBorders>
              <w:top w:val="nil"/>
              <w:left w:val="nil"/>
              <w:bottom w:val="nil"/>
              <w:right w:val="nil"/>
            </w:tcBorders>
            <w:noWrap w:val="0"/>
            <w:tcMar>
              <w:top w:w="60" w:type="dxa"/>
              <w:left w:w="80" w:type="dxa"/>
              <w:bottom w:w="60" w:type="dxa"/>
              <w:right w:w="80" w:type="dxa"/>
            </w:tcMar>
            <w:vAlign w:val="top"/>
          </w:tcPr>
          <w:p w14:paraId="6C4D62FC">
            <w:pPr>
              <w:keepNext/>
              <w:snapToGrid w:val="0"/>
              <w:spacing w:before="40" w:after="40"/>
              <w:jc w:val="left"/>
            </w:pPr>
            <w:r>
              <w:rPr>
                <w:rFonts w:ascii="宋体" w:hAnsi="宋体" w:eastAsia="宋体" w:cs="宋体"/>
                <w:b w:val="0"/>
                <w:bCs w:val="0"/>
                <w:i w:val="0"/>
                <w:iCs w:val="0"/>
                <w:sz w:val="18"/>
                <w:szCs w:val="18"/>
              </w:rPr>
              <w:t>以行政管理、政策制定或资金资助为主要职能的组织，包括政府部门、资助委员会、监管机构、国家标准委员会等（如教育部、NSF、国家社科基金委等）。</w:t>
            </w:r>
          </w:p>
        </w:tc>
        <w:tc>
          <w:tcPr>
            <w:tcW w:w="1239" w:type="pct"/>
            <w:tcBorders>
              <w:top w:val="nil"/>
              <w:left w:val="nil"/>
              <w:bottom w:val="nil"/>
              <w:right w:val="nil"/>
            </w:tcBorders>
            <w:noWrap w:val="0"/>
            <w:tcMar>
              <w:top w:w="60" w:type="dxa"/>
              <w:left w:w="80" w:type="dxa"/>
              <w:bottom w:w="60" w:type="dxa"/>
              <w:right w:w="80" w:type="dxa"/>
            </w:tcMar>
            <w:vAlign w:val="top"/>
          </w:tcPr>
          <w:p w14:paraId="13D07A72">
            <w:pPr>
              <w:keepNext/>
              <w:snapToGrid w:val="0"/>
              <w:spacing w:before="40" w:after="40"/>
              <w:jc w:val="left"/>
            </w:pPr>
            <w:r>
              <w:rPr>
                <w:rFonts w:ascii="宋体" w:hAnsi="宋体" w:eastAsia="宋体" w:cs="宋体"/>
                <w:b w:val="0"/>
                <w:bCs w:val="0"/>
                <w:i w:val="0"/>
                <w:iCs w:val="0"/>
                <w:sz w:val="18"/>
                <w:szCs w:val="18"/>
              </w:rPr>
              <w:t>具有对他方的规则制定权或资助权；被评价的是其政策导向、资助方向、治理效能或监管标准。注意与 professional_org 的区别：governance_org 的权威来自行政授权，而非职业共同体的自律认可。</w:t>
            </w:r>
          </w:p>
        </w:tc>
        <w:tc>
          <w:tcPr>
            <w:tcW w:w="1182" w:type="pct"/>
            <w:tcBorders>
              <w:top w:val="nil"/>
              <w:left w:val="nil"/>
              <w:bottom w:val="nil"/>
              <w:right w:val="nil"/>
            </w:tcBorders>
            <w:noWrap w:val="0"/>
            <w:tcMar>
              <w:top w:w="60" w:type="dxa"/>
              <w:left w:w="80" w:type="dxa"/>
              <w:bottom w:w="60" w:type="dxa"/>
              <w:right w:w="80" w:type="dxa"/>
            </w:tcMar>
            <w:vAlign w:val="top"/>
          </w:tcPr>
          <w:p w14:paraId="2B801BDA">
            <w:pPr>
              <w:keepNext/>
              <w:snapToGrid w:val="0"/>
              <w:spacing w:before="40" w:after="40"/>
              <w:jc w:val="left"/>
              <w:rPr>
                <w:ins w:id="197" w:author="goskii" w:date="2026-04-20T20:30:36Z"/>
                <w:rFonts w:hint="default" w:ascii="宋体" w:hAnsi="宋体" w:eastAsia="宋体" w:cs="宋体"/>
                <w:sz w:val="18"/>
                <w:szCs w:val="18"/>
              </w:rPr>
            </w:pPr>
            <w:ins w:id="198" w:author="goskii" w:date="2026-04-20T20:30:29Z">
              <w:r>
                <w:rPr>
                  <w:rFonts w:ascii="宋体" w:hAnsi="宋体" w:eastAsia="宋体" w:cs="宋体"/>
                  <w:sz w:val="18"/>
                  <w:szCs w:val="18"/>
                </w:rPr>
                <w:t>随着档案机构改革深入，</w:t>
              </w:r>
            </w:ins>
            <w:ins w:id="199" w:author="goskii" w:date="2026-04-20T20:30:29Z">
              <w:r>
                <w:rPr>
                  <w:rFonts w:hint="default" w:ascii="宋体" w:hAnsi="宋体" w:eastAsia="宋体" w:cs="宋体"/>
                  <w:sz w:val="18"/>
                  <w:szCs w:val="18"/>
                </w:rPr>
                <w:t>广州市档案局并入市委办公厅，主要面向市级党政机关及市直属机构提供档案行政管理与业务指导，一定程度削弱了其对档案服务行业的监管。</w:t>
              </w:r>
            </w:ins>
          </w:p>
          <w:p w14:paraId="5C3C81E6">
            <w:pPr>
              <w:keepNext/>
              <w:snapToGrid w:val="0"/>
              <w:spacing w:before="40" w:after="40"/>
              <w:jc w:val="left"/>
              <w:rPr>
                <w:ins w:id="200" w:author="goskii" w:date="2026-04-20T17:36:09Z"/>
                <w:rFonts w:hint="default" w:ascii="宋体" w:hAnsi="宋体" w:eastAsia="宋体" w:cs="宋体"/>
                <w:sz w:val="18"/>
                <w:szCs w:val="18"/>
              </w:rPr>
            </w:pPr>
          </w:p>
          <w:p w14:paraId="5B51DDBC">
            <w:pPr>
              <w:keepNext/>
              <w:snapToGrid w:val="0"/>
              <w:spacing w:before="40" w:after="40"/>
              <w:jc w:val="left"/>
              <w:rPr>
                <w:del w:id="201" w:author="goskii" w:date="2026-04-17T21:32:07Z"/>
                <w:sz w:val="18"/>
                <w:szCs w:val="18"/>
                <w:rPrChange w:id="202" w:author="goskii" w:date="2026-04-17T21:32:13Z">
                  <w:rPr>
                    <w:del w:id="203" w:author="goskii" w:date="2026-04-17T21:32:07Z"/>
                  </w:rPr>
                </w:rPrChange>
              </w:rPr>
            </w:pPr>
            <w:ins w:id="204" w:author="goskii" w:date="2026-04-20T17:36:11Z">
              <w:r>
                <w:rPr>
                  <w:rFonts w:hint="eastAsia" w:cs="宋体"/>
                  <w:sz w:val="18"/>
                  <w:szCs w:val="18"/>
                  <w:lang w:val="en-US" w:eastAsia="zh-CN"/>
                </w:rPr>
                <w:t>A</w:t>
              </w:r>
            </w:ins>
            <w:ins w:id="205" w:author="goskii" w:date="2026-04-20T17:36:12Z">
              <w:r>
                <w:rPr>
                  <w:rFonts w:hint="eastAsia" w:cs="宋体"/>
                  <w:sz w:val="18"/>
                  <w:szCs w:val="18"/>
                  <w:lang w:val="en-US" w:eastAsia="zh-CN"/>
                </w:rPr>
                <w:t>：</w:t>
              </w:r>
            </w:ins>
            <w:ins w:id="206" w:author="goskii" w:date="2026-04-20T20:30:44Z">
              <w:r>
                <w:rPr>
                  <w:rFonts w:hint="eastAsia" w:cs="宋体"/>
                  <w:sz w:val="18"/>
                  <w:szCs w:val="18"/>
                  <w:lang w:val="en-US" w:eastAsia="zh-CN"/>
                </w:rPr>
                <w:t>广州市</w:t>
              </w:r>
            </w:ins>
            <w:ins w:id="207" w:author="goskii" w:date="2026-04-20T17:36:18Z">
              <w:r>
                <w:rPr>
                  <w:rFonts w:hint="eastAsia" w:cs="宋体"/>
                  <w:sz w:val="18"/>
                  <w:szCs w:val="18"/>
                  <w:lang w:val="en-US" w:eastAsia="zh-CN"/>
                </w:rPr>
                <w:t>档案局</w:t>
              </w:r>
            </w:ins>
            <w:del w:id="208" w:author="goskii" w:date="2026-04-17T21:32:07Z">
              <w:r>
                <w:rPr>
                  <w:rFonts w:ascii="宋体" w:hAnsi="宋体" w:eastAsia="宋体" w:cs="宋体"/>
                  <w:b w:val="0"/>
                  <w:bCs w:val="0"/>
                  <w:i w:val="0"/>
                  <w:iCs w:val="0"/>
                  <w:sz w:val="18"/>
                  <w:szCs w:val="18"/>
                </w:rPr>
                <w:delText>① 2006 年，《国家『十一五』时期文化发展规划纲要》将公共文化服务作为独立章节提取出来（国务院 / 文化部作为治理主体）</w:delText>
              </w:r>
            </w:del>
          </w:p>
          <w:p w14:paraId="6F5F7336">
            <w:pPr>
              <w:keepNext/>
              <w:snapToGrid w:val="0"/>
              <w:spacing w:before="40" w:after="40"/>
              <w:jc w:val="left"/>
              <w:rPr>
                <w:del w:id="209" w:author="goskii" w:date="2026-04-17T21:32:07Z"/>
                <w:sz w:val="18"/>
                <w:szCs w:val="18"/>
                <w:rPrChange w:id="210" w:author="goskii" w:date="2026-04-17T21:32:13Z">
                  <w:rPr>
                    <w:del w:id="211" w:author="goskii" w:date="2026-04-17T21:32:07Z"/>
                  </w:rPr>
                </w:rPrChange>
              </w:rPr>
            </w:pPr>
            <w:del w:id="212" w:author="goskii" w:date="2026-04-17T21:32:07Z">
              <w:r>
                <w:rPr>
                  <w:rFonts w:ascii="宋体" w:hAnsi="宋体" w:eastAsia="宋体" w:cs="宋体"/>
                  <w:b w:val="0"/>
                  <w:bCs w:val="0"/>
                  <w:i w:val="0"/>
                  <w:iCs w:val="0"/>
                  <w:sz w:val="18"/>
                  <w:szCs w:val="18"/>
                </w:rPr>
                <w:delText>② 自 2011 年我国分类推进事业单位改革以来，公共文化服务机构大多被划定为公益一类事业单位</w:delText>
              </w:r>
            </w:del>
          </w:p>
          <w:p w14:paraId="797BE450">
            <w:pPr>
              <w:keepNext/>
              <w:snapToGrid w:val="0"/>
              <w:spacing w:before="40" w:after="40"/>
              <w:jc w:val="left"/>
              <w:rPr>
                <w:sz w:val="18"/>
                <w:szCs w:val="18"/>
                <w:rPrChange w:id="213" w:author="goskii" w:date="2026-04-17T21:32:13Z">
                  <w:rPr/>
                </w:rPrChange>
              </w:rPr>
            </w:pPr>
            <w:del w:id="214" w:author="goskii" w:date="2026-04-17T21:32:07Z">
              <w:r>
                <w:rPr>
                  <w:rFonts w:ascii="宋体" w:hAnsi="宋体" w:eastAsia="宋体" w:cs="宋体"/>
                  <w:b w:val="0"/>
                  <w:bCs w:val="0"/>
                  <w:i w:val="0"/>
                  <w:iCs w:val="0"/>
                  <w:sz w:val="18"/>
                  <w:szCs w:val="18"/>
                </w:rPr>
                <w:delText>③ 1984 年以来以文献检索课为标志的用户教育得到了国家教育部的大力支持，相继下发了两个关于在高校开设『文献检索与利用课』的红头文件</w:delText>
              </w:r>
            </w:del>
          </w:p>
        </w:tc>
        <w:tc>
          <w:tcPr>
            <w:tcW w:w="592" w:type="pct"/>
            <w:tcBorders>
              <w:top w:val="nil"/>
              <w:left w:val="nil"/>
              <w:bottom w:val="nil"/>
              <w:right w:val="nil"/>
            </w:tcBorders>
            <w:noWrap w:val="0"/>
            <w:tcMar>
              <w:top w:w="60" w:type="dxa"/>
              <w:left w:w="80" w:type="dxa"/>
              <w:bottom w:w="60" w:type="dxa"/>
              <w:right w:w="80" w:type="dxa"/>
            </w:tcMar>
            <w:vAlign w:val="top"/>
          </w:tcPr>
          <w:p w14:paraId="531D7557">
            <w:pPr>
              <w:keepNext/>
              <w:snapToGrid w:val="0"/>
              <w:spacing w:before="40" w:after="40"/>
              <w:jc w:val="left"/>
              <w:rPr>
                <w:del w:id="215" w:author="goskii" w:date="2026-04-17T21:32:44Z"/>
              </w:rPr>
            </w:pPr>
            <w:ins w:id="216" w:author="goskii" w:date="2026-04-17T21:32:44Z">
              <w:r>
                <w:rPr>
                  <w:rFonts w:ascii="宋体" w:hAnsi="宋体" w:eastAsia="宋体" w:cs="宋体"/>
                  <w:sz w:val="18"/>
                  <w:szCs w:val="18"/>
                  <w:rPrChange w:id="217" w:author="goskii" w:date="2026-04-17T21:32:49Z">
                    <w:rPr>
                      <w:rFonts w:ascii="宋体" w:hAnsi="宋体" w:eastAsia="宋体" w:cs="宋体"/>
                      <w:sz w:val="24"/>
                      <w:szCs w:val="24"/>
                    </w:rPr>
                  </w:rPrChange>
                </w:rPr>
                <w:t>《2000年以来档案信息资源开发与利用研究述评》</w:t>
              </w:r>
            </w:ins>
            <w:del w:id="218" w:author="goskii" w:date="2026-04-17T21:32:44Z">
              <w:r>
                <w:rPr>
                  <w:rFonts w:ascii="宋体" w:hAnsi="宋体" w:eastAsia="宋体" w:cs="宋体"/>
                  <w:b w:val="0"/>
                  <w:bCs w:val="0"/>
                  <w:i w:val="0"/>
                  <w:iCs w:val="0"/>
                  <w:sz w:val="18"/>
                  <w:szCs w:val="18"/>
                </w:rPr>
                <w:delText>① 范周《『十五五』时期我国公共文化服务体系发展趋势研判与对策思考》（2024）</w:delText>
              </w:r>
            </w:del>
          </w:p>
          <w:p w14:paraId="39C42756">
            <w:pPr>
              <w:keepNext/>
              <w:snapToGrid w:val="0"/>
              <w:spacing w:before="40" w:after="40"/>
              <w:jc w:val="left"/>
              <w:rPr>
                <w:del w:id="219" w:author="goskii" w:date="2026-04-17T21:32:44Z"/>
              </w:rPr>
            </w:pPr>
            <w:del w:id="220" w:author="goskii" w:date="2026-04-17T21:32:44Z">
              <w:r>
                <w:rPr>
                  <w:rFonts w:ascii="宋体" w:hAnsi="宋体" w:eastAsia="宋体" w:cs="宋体"/>
                  <w:b w:val="0"/>
                  <w:bCs w:val="0"/>
                  <w:i w:val="0"/>
                  <w:iCs w:val="0"/>
                  <w:sz w:val="18"/>
                  <w:szCs w:val="18"/>
                </w:rPr>
                <w:delText>② 范周《『十五五』时期我国公共文化服务体系发展趋势研判与对策思考》（2024）</w:delText>
              </w:r>
            </w:del>
          </w:p>
          <w:p w14:paraId="17E81BDC">
            <w:pPr>
              <w:keepNext/>
              <w:snapToGrid w:val="0"/>
              <w:spacing w:before="40" w:after="40"/>
              <w:jc w:val="left"/>
            </w:pPr>
            <w:del w:id="221" w:author="goskii" w:date="2026-04-17T21:32:44Z">
              <w:r>
                <w:rPr>
                  <w:rFonts w:ascii="宋体" w:hAnsi="宋体" w:eastAsia="宋体" w:cs="宋体"/>
                  <w:b w:val="0"/>
                  <w:bCs w:val="0"/>
                  <w:i w:val="0"/>
                  <w:iCs w:val="0"/>
                  <w:sz w:val="18"/>
                  <w:szCs w:val="18"/>
                </w:rPr>
                <w:delText>③ 曹燕《『211工程』高校图书馆用户教育现状与分析》</w:delText>
              </w:r>
            </w:del>
          </w:p>
        </w:tc>
      </w:tr>
      <w:tr w14:paraId="02C0ECD7">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7B348E89">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48E5AFA7">
            <w:pPr>
              <w:keepNext/>
              <w:snapToGrid w:val="0"/>
              <w:spacing w:before="40" w:after="40"/>
              <w:jc w:val="left"/>
            </w:pPr>
            <w:r>
              <w:rPr>
                <w:rFonts w:ascii="宋体" w:hAnsi="宋体" w:eastAsia="宋体" w:cs="宋体"/>
                <w:b w:val="0"/>
                <w:bCs w:val="0"/>
                <w:i w:val="0"/>
                <w:iCs w:val="0"/>
                <w:sz w:val="18"/>
                <w:szCs w:val="18"/>
              </w:rPr>
              <w:t>publishing</w:t>
            </w:r>
          </w:p>
        </w:tc>
        <w:tc>
          <w:tcPr>
            <w:tcW w:w="407" w:type="pct"/>
            <w:tcBorders>
              <w:top w:val="nil"/>
              <w:left w:val="nil"/>
              <w:bottom w:val="nil"/>
              <w:right w:val="nil"/>
            </w:tcBorders>
            <w:noWrap w:val="0"/>
            <w:tcMar>
              <w:top w:w="60" w:type="dxa"/>
              <w:left w:w="80" w:type="dxa"/>
              <w:bottom w:w="60" w:type="dxa"/>
              <w:right w:w="80" w:type="dxa"/>
            </w:tcMar>
            <w:vAlign w:val="top"/>
          </w:tcPr>
          <w:p w14:paraId="3F8D67AC">
            <w:pPr>
              <w:keepNext/>
              <w:snapToGrid w:val="0"/>
              <w:spacing w:before="40" w:after="40"/>
              <w:jc w:val="left"/>
            </w:pPr>
            <w:r>
              <w:rPr>
                <w:rFonts w:ascii="宋体" w:hAnsi="宋体" w:eastAsia="宋体" w:cs="宋体"/>
                <w:b w:val="0"/>
                <w:bCs w:val="0"/>
                <w:i w:val="0"/>
                <w:iCs w:val="0"/>
                <w:sz w:val="18"/>
                <w:szCs w:val="18"/>
              </w:rPr>
              <w:t>Agent &gt; Organization</w:t>
            </w:r>
          </w:p>
        </w:tc>
        <w:tc>
          <w:tcPr>
            <w:tcW w:w="240" w:type="pct"/>
            <w:tcBorders>
              <w:top w:val="nil"/>
              <w:left w:val="nil"/>
              <w:bottom w:val="nil"/>
              <w:right w:val="nil"/>
            </w:tcBorders>
            <w:noWrap w:val="0"/>
            <w:tcMar>
              <w:top w:w="60" w:type="dxa"/>
              <w:left w:w="80" w:type="dxa"/>
              <w:bottom w:w="60" w:type="dxa"/>
              <w:right w:w="80" w:type="dxa"/>
            </w:tcMar>
            <w:vAlign w:val="top"/>
          </w:tcPr>
          <w:p w14:paraId="20AC0A4C">
            <w:pPr>
              <w:keepNext/>
              <w:snapToGrid w:val="0"/>
              <w:spacing w:before="40" w:after="40"/>
              <w:jc w:val="left"/>
            </w:pPr>
            <w:r>
              <w:rPr>
                <w:rFonts w:ascii="宋体" w:hAnsi="宋体" w:eastAsia="宋体" w:cs="宋体"/>
                <w:b/>
                <w:bCs/>
                <w:i w:val="0"/>
                <w:iCs w:val="0"/>
                <w:sz w:val="18"/>
                <w:szCs w:val="18"/>
              </w:rPr>
              <w:t>出版传播组织</w:t>
            </w:r>
          </w:p>
        </w:tc>
        <w:tc>
          <w:tcPr>
            <w:tcW w:w="498" w:type="pct"/>
            <w:tcBorders>
              <w:top w:val="nil"/>
              <w:left w:val="nil"/>
              <w:bottom w:val="nil"/>
              <w:right w:val="nil"/>
            </w:tcBorders>
            <w:noWrap w:val="0"/>
            <w:tcMar>
              <w:top w:w="60" w:type="dxa"/>
              <w:left w:w="80" w:type="dxa"/>
              <w:bottom w:w="60" w:type="dxa"/>
              <w:right w:w="80" w:type="dxa"/>
            </w:tcMar>
            <w:vAlign w:val="top"/>
          </w:tcPr>
          <w:p w14:paraId="5E201B99">
            <w:pPr>
              <w:keepNext/>
              <w:snapToGrid w:val="0"/>
              <w:spacing w:before="40" w:after="40"/>
              <w:jc w:val="left"/>
            </w:pPr>
            <w:r>
              <w:rPr>
                <w:rFonts w:ascii="宋体" w:hAnsi="宋体" w:eastAsia="宋体" w:cs="宋体"/>
                <w:b w:val="0"/>
                <w:bCs w:val="0"/>
                <w:i w:val="0"/>
                <w:iCs w:val="0"/>
                <w:sz w:val="18"/>
                <w:szCs w:val="18"/>
              </w:rPr>
              <w:t>以知识出版和传播为主要职能的组织，包括出版社、期刊编辑部、预印本平台运营方等（如 Elsevier、商务印书馆、arXiv 等）。</w:t>
            </w:r>
          </w:p>
        </w:tc>
        <w:tc>
          <w:tcPr>
            <w:tcW w:w="1239" w:type="pct"/>
            <w:tcBorders>
              <w:top w:val="nil"/>
              <w:left w:val="nil"/>
              <w:bottom w:val="nil"/>
              <w:right w:val="nil"/>
            </w:tcBorders>
            <w:noWrap w:val="0"/>
            <w:tcMar>
              <w:top w:w="60" w:type="dxa"/>
              <w:left w:w="80" w:type="dxa"/>
              <w:bottom w:w="60" w:type="dxa"/>
              <w:right w:w="80" w:type="dxa"/>
            </w:tcMar>
            <w:vAlign w:val="top"/>
          </w:tcPr>
          <w:p w14:paraId="75056025">
            <w:pPr>
              <w:keepNext/>
              <w:snapToGrid w:val="0"/>
              <w:spacing w:before="40" w:after="40"/>
              <w:jc w:val="left"/>
            </w:pPr>
            <w:r>
              <w:rPr>
                <w:rFonts w:ascii="宋体" w:hAnsi="宋体" w:eastAsia="宋体" w:cs="宋体"/>
                <w:b w:val="0"/>
                <w:bCs w:val="0"/>
                <w:i w:val="0"/>
                <w:iCs w:val="0"/>
                <w:sz w:val="18"/>
                <w:szCs w:val="18"/>
              </w:rPr>
              <w:t>主要产出是出版物或传播平台；被评价的是出版质量、覆盖范围、开放获取政策或传播影响力。</w:t>
            </w:r>
            <w:del w:id="222" w:author="goskii" w:date="2026-04-19T17:11:33Z">
              <w:r>
                <w:rPr>
                  <w:rFonts w:ascii="宋体" w:hAnsi="宋体" w:eastAsia="宋体" w:cs="宋体"/>
                  <w:b w:val="0"/>
                  <w:bCs w:val="0"/>
                  <w:i w:val="0"/>
                  <w:iCs w:val="0"/>
                  <w:sz w:val="18"/>
                  <w:szCs w:val="18"/>
                </w:rPr>
                <w:delText>注意：当评价对象是某期刊或会议作为传播载体本身时，该载体归入 Venue（作为评价关系的 context 属性），而非 publishing_org；publishing_org 指的是运营这些载体的机构组织。</w:delText>
              </w:r>
            </w:del>
          </w:p>
        </w:tc>
        <w:tc>
          <w:tcPr>
            <w:tcW w:w="1182" w:type="pct"/>
            <w:tcBorders>
              <w:top w:val="nil"/>
              <w:left w:val="nil"/>
              <w:bottom w:val="nil"/>
              <w:right w:val="nil"/>
            </w:tcBorders>
            <w:noWrap w:val="0"/>
            <w:tcMar>
              <w:top w:w="60" w:type="dxa"/>
              <w:left w:w="80" w:type="dxa"/>
              <w:bottom w:w="60" w:type="dxa"/>
              <w:right w:w="80" w:type="dxa"/>
            </w:tcMar>
            <w:vAlign w:val="top"/>
          </w:tcPr>
          <w:p w14:paraId="793990BA">
            <w:pPr>
              <w:keepNext/>
              <w:snapToGrid w:val="0"/>
              <w:spacing w:before="40" w:after="40"/>
              <w:jc w:val="left"/>
              <w:rPr>
                <w:ins w:id="223" w:author="goskii" w:date="2026-04-20T17:36:25Z"/>
                <w:rFonts w:hint="default" w:ascii="宋体" w:hAnsi="宋体" w:eastAsia="宋体" w:cs="宋体"/>
                <w:b w:val="0"/>
                <w:bCs w:val="0"/>
                <w:color w:val="auto"/>
                <w:sz w:val="18"/>
                <w:szCs w:val="18"/>
              </w:rPr>
            </w:pPr>
            <w:ins w:id="224" w:author="goskii" w:date="2026-04-17T21:51:18Z">
              <w:r>
                <w:rPr>
                  <w:rFonts w:ascii="宋体" w:hAnsi="宋体" w:eastAsia="宋体" w:cs="宋体"/>
                  <w:b w:val="0"/>
                  <w:bCs w:val="0"/>
                  <w:color w:val="auto"/>
                  <w:sz w:val="18"/>
                  <w:szCs w:val="18"/>
                  <w:rPrChange w:id="225" w:author="goskii" w:date="2026-04-17T21:51:23Z">
                    <w:rPr>
                      <w:rFonts w:ascii="B3 + HGBZ_CNKI" w:hAnsi="B3 + HGBZ_CNKI" w:eastAsia="B3 + HGBZ_CNKI" w:cs="B3 + HGBZ_CNKI"/>
                      <w:b w:val="0"/>
                      <w:bCs w:val="0"/>
                      <w:color w:val="000000"/>
                      <w:sz w:val="17"/>
                      <w:szCs w:val="17"/>
                    </w:rPr>
                  </w:rPrChange>
                </w:rPr>
                <w:t>1981</w:t>
              </w:r>
            </w:ins>
            <w:ins w:id="226" w:author="goskii" w:date="2026-04-17T21:51:18Z">
              <w:r>
                <w:rPr>
                  <w:rFonts w:ascii="宋体" w:hAnsi="宋体" w:eastAsia="宋体" w:cs="宋体"/>
                  <w:b w:val="0"/>
                  <w:bCs w:val="0"/>
                  <w:color w:val="auto"/>
                  <w:sz w:val="18"/>
                  <w:szCs w:val="18"/>
                  <w:rPrChange w:id="227" w:author="goskii" w:date="2026-04-17T21:51:23Z">
                    <w:rPr>
                      <w:rFonts w:ascii="B5 + 华光书宋_CNKI" w:hAnsi="B5 + 华光书宋_CNKI" w:eastAsia="B5 + 华光书宋_CNKI" w:cs="B5 + 华光书宋_CNKI"/>
                      <w:b w:val="0"/>
                      <w:bCs w:val="0"/>
                      <w:color w:val="000000"/>
                      <w:sz w:val="17"/>
                      <w:szCs w:val="17"/>
                    </w:rPr>
                  </w:rPrChange>
                </w:rPr>
                <w:t>年</w:t>
              </w:r>
            </w:ins>
            <w:ins w:id="228" w:author="goskii" w:date="2026-04-17T21:51:18Z">
              <w:r>
                <w:rPr>
                  <w:rFonts w:hint="default" w:ascii="宋体" w:hAnsi="宋体" w:eastAsia="宋体" w:cs="宋体"/>
                  <w:b w:val="0"/>
                  <w:bCs w:val="0"/>
                  <w:color w:val="auto"/>
                  <w:sz w:val="18"/>
                  <w:szCs w:val="18"/>
                  <w:rPrChange w:id="229" w:author="goskii" w:date="2026-04-17T21:51:23Z">
                    <w:rPr>
                      <w:rFonts w:hint="default" w:ascii="B5 + 华光书宋_CNKI" w:hAnsi="B5 + 华光书宋_CNKI" w:eastAsia="B5 + 华光书宋_CNKI" w:cs="B5 + 华光书宋_CNKI"/>
                      <w:b w:val="0"/>
                      <w:bCs w:val="0"/>
                      <w:color w:val="000000"/>
                      <w:sz w:val="17"/>
                      <w:szCs w:val="17"/>
                    </w:rPr>
                  </w:rPrChange>
                </w:rPr>
                <w:t>出版</w:t>
              </w:r>
            </w:ins>
            <w:ins w:id="230" w:author="goskii" w:date="2026-04-17T21:51:18Z">
              <w:r>
                <w:rPr>
                  <w:rFonts w:hint="default" w:ascii="宋体" w:hAnsi="宋体" w:eastAsia="宋体" w:cs="宋体"/>
                  <w:b w:val="0"/>
                  <w:bCs w:val="0"/>
                  <w:color w:val="auto"/>
                  <w:sz w:val="18"/>
                  <w:szCs w:val="18"/>
                  <w:rPrChange w:id="231" w:author="goskii" w:date="2026-04-17T21:51:23Z">
                    <w:rPr>
                      <w:rFonts w:hint="default" w:ascii="B3 + HGBZ_CNKI" w:hAnsi="B3 + HGBZ_CNKI" w:eastAsia="B3 + HGBZ_CNKI" w:cs="B3 + HGBZ_CNKI"/>
                      <w:b w:val="0"/>
                      <w:bCs w:val="0"/>
                      <w:color w:val="000000"/>
                      <w:sz w:val="17"/>
                      <w:szCs w:val="17"/>
                    </w:rPr>
                  </w:rPrChange>
                </w:rPr>
                <w:t>《</w:t>
              </w:r>
            </w:ins>
            <w:ins w:id="232" w:author="goskii" w:date="2026-04-17T21:51:18Z">
              <w:r>
                <w:rPr>
                  <w:rFonts w:hint="default" w:ascii="宋体" w:hAnsi="宋体" w:eastAsia="宋体" w:cs="宋体"/>
                  <w:b w:val="0"/>
                  <w:bCs w:val="0"/>
                  <w:color w:val="auto"/>
                  <w:sz w:val="18"/>
                  <w:szCs w:val="18"/>
                  <w:rPrChange w:id="233" w:author="goskii" w:date="2026-04-17T21:51:23Z">
                    <w:rPr>
                      <w:rFonts w:hint="default" w:ascii="B5 + 华光书宋_CNKI" w:hAnsi="B5 + 华光书宋_CNKI" w:eastAsia="B5 + 华光书宋_CNKI" w:cs="B5 + 华光书宋_CNKI"/>
                      <w:b w:val="0"/>
                      <w:bCs w:val="0"/>
                      <w:color w:val="000000"/>
                      <w:sz w:val="17"/>
                      <w:szCs w:val="17"/>
                    </w:rPr>
                  </w:rPrChange>
                </w:rPr>
                <w:t>鲍克信息年鉴</w:t>
              </w:r>
            </w:ins>
            <w:ins w:id="234" w:author="goskii" w:date="2026-04-17T21:51:18Z">
              <w:r>
                <w:rPr>
                  <w:rFonts w:hint="default" w:ascii="宋体" w:hAnsi="宋体" w:eastAsia="宋体" w:cs="宋体"/>
                  <w:b w:val="0"/>
                  <w:bCs w:val="0"/>
                  <w:color w:val="auto"/>
                  <w:sz w:val="18"/>
                  <w:szCs w:val="18"/>
                  <w:rPrChange w:id="235" w:author="goskii" w:date="2026-04-17T21:51:23Z">
                    <w:rPr>
                      <w:rFonts w:hint="default" w:ascii="B3 + HGBZ_CNKI" w:hAnsi="B3 + HGBZ_CNKI" w:eastAsia="B3 + HGBZ_CNKI" w:cs="B3 + HGBZ_CNKI"/>
                      <w:b w:val="0"/>
                      <w:bCs w:val="0"/>
                      <w:color w:val="000000"/>
                      <w:sz w:val="17"/>
                      <w:szCs w:val="17"/>
                    </w:rPr>
                  </w:rPrChange>
                </w:rPr>
                <w:t>》</w:t>
              </w:r>
            </w:ins>
            <w:ins w:id="236" w:author="goskii" w:date="2026-04-17T21:51:18Z">
              <w:r>
                <w:rPr>
                  <w:rFonts w:hint="default" w:ascii="宋体" w:hAnsi="宋体" w:eastAsia="宋体" w:cs="宋体"/>
                  <w:b w:val="0"/>
                  <w:bCs w:val="0"/>
                  <w:color w:val="auto"/>
                  <w:sz w:val="18"/>
                  <w:szCs w:val="18"/>
                  <w:rPrChange w:id="237" w:author="goskii" w:date="2026-04-17T21:51:23Z">
                    <w:rPr>
                      <w:rFonts w:hint="default" w:ascii="B5 + 华光书宋_CNKI" w:hAnsi="B5 + 华光书宋_CNKI" w:eastAsia="B5 + 华光书宋_CNKI" w:cs="B5 + 华光书宋_CNKI"/>
                      <w:b w:val="0"/>
                      <w:bCs w:val="0"/>
                      <w:color w:val="000000"/>
                      <w:sz w:val="17"/>
                      <w:szCs w:val="17"/>
                    </w:rPr>
                  </w:rPrChange>
                </w:rPr>
                <w:t>的著名出版商</w:t>
              </w:r>
            </w:ins>
            <w:ins w:id="238" w:author="goskii" w:date="2026-04-17T21:51:18Z">
              <w:r>
                <w:rPr>
                  <w:rFonts w:hint="default" w:ascii="宋体" w:hAnsi="宋体" w:eastAsia="宋体" w:cs="宋体"/>
                  <w:b w:val="0"/>
                  <w:bCs w:val="0"/>
                  <w:color w:val="auto"/>
                  <w:sz w:val="18"/>
                  <w:szCs w:val="18"/>
                  <w:highlight w:val="yellow"/>
                  <w:rPrChange w:id="239" w:author="goskii" w:date="2026-04-17T21:51:44Z">
                    <w:rPr>
                      <w:rFonts w:hint="default" w:ascii="B5 + 华光书宋_CNKI" w:hAnsi="B5 + 华光书宋_CNKI" w:eastAsia="B5 + 华光书宋_CNKI" w:cs="B5 + 华光书宋_CNKI"/>
                      <w:b w:val="0"/>
                      <w:bCs w:val="0"/>
                      <w:color w:val="000000"/>
                      <w:sz w:val="17"/>
                      <w:szCs w:val="17"/>
                    </w:rPr>
                  </w:rPrChange>
                </w:rPr>
                <w:t>鲍克公司</w:t>
              </w:r>
            </w:ins>
            <w:ins w:id="240" w:author="goskii" w:date="2026-04-17T21:51:18Z">
              <w:r>
                <w:rPr>
                  <w:rFonts w:hint="default" w:ascii="宋体" w:hAnsi="宋体" w:eastAsia="宋体" w:cs="宋体"/>
                  <w:b w:val="0"/>
                  <w:bCs w:val="0"/>
                  <w:color w:val="auto"/>
                  <w:sz w:val="18"/>
                  <w:szCs w:val="18"/>
                  <w:highlight w:val="yellow"/>
                  <w:rPrChange w:id="241" w:author="goskii" w:date="2026-04-17T21:51:44Z">
                    <w:rPr>
                      <w:rFonts w:hint="default" w:ascii="B3 + HGBZ_CNKI" w:hAnsi="B3 + HGBZ_CNKI" w:eastAsia="B3 + HGBZ_CNKI" w:cs="B3 + HGBZ_CNKI"/>
                      <w:b w:val="0"/>
                      <w:bCs w:val="0"/>
                      <w:color w:val="000000"/>
                      <w:sz w:val="17"/>
                      <w:szCs w:val="17"/>
                    </w:rPr>
                  </w:rPrChange>
                </w:rPr>
                <w:t>（Bowker）</w:t>
              </w:r>
            </w:ins>
            <w:ins w:id="242" w:author="goskii" w:date="2026-04-17T21:51:18Z">
              <w:r>
                <w:rPr>
                  <w:rFonts w:hint="default" w:ascii="宋体" w:hAnsi="宋体" w:eastAsia="宋体" w:cs="宋体"/>
                  <w:b w:val="0"/>
                  <w:bCs w:val="0"/>
                  <w:color w:val="auto"/>
                  <w:sz w:val="18"/>
                  <w:szCs w:val="18"/>
                  <w:rPrChange w:id="243" w:author="goskii" w:date="2026-04-17T21:51:23Z">
                    <w:rPr>
                      <w:rFonts w:hint="default" w:ascii="B5 + 华光书宋_CNKI" w:hAnsi="B5 + 华光书宋_CNKI" w:eastAsia="B5 + 华光书宋_CNKI" w:cs="B5 + 华光书宋_CNKI"/>
                      <w:b w:val="0"/>
                      <w:bCs w:val="0"/>
                      <w:color w:val="000000"/>
                      <w:sz w:val="17"/>
                      <w:szCs w:val="17"/>
                    </w:rPr>
                  </w:rPrChange>
                </w:rPr>
                <w:t xml:space="preserve">出版了 </w:t>
              </w:r>
            </w:ins>
            <w:ins w:id="244" w:author="goskii" w:date="2026-04-17T21:51:18Z">
              <w:r>
                <w:rPr>
                  <w:rFonts w:hint="default" w:ascii="宋体" w:hAnsi="宋体" w:eastAsia="宋体" w:cs="宋体"/>
                  <w:b w:val="0"/>
                  <w:bCs w:val="0"/>
                  <w:color w:val="auto"/>
                  <w:sz w:val="18"/>
                  <w:szCs w:val="18"/>
                  <w:rPrChange w:id="245" w:author="goskii" w:date="2026-04-17T21:51:23Z">
                    <w:rPr>
                      <w:rFonts w:hint="default" w:ascii="B3 + HGBZ_CNKI" w:hAnsi="B3 + HGBZ_CNKI" w:eastAsia="B3 + HGBZ_CNKI" w:cs="B3 + HGBZ_CNKI"/>
                      <w:b w:val="0"/>
                      <w:bCs w:val="0"/>
                      <w:color w:val="000000"/>
                      <w:sz w:val="17"/>
                      <w:szCs w:val="17"/>
                    </w:rPr>
                  </w:rPrChange>
                </w:rPr>
                <w:t xml:space="preserve">W．Kelly </w:t>
              </w:r>
            </w:ins>
            <w:ins w:id="246" w:author="goskii" w:date="2026-04-17T21:51:18Z">
              <w:r>
                <w:rPr>
                  <w:rFonts w:hint="default" w:ascii="宋体" w:hAnsi="宋体" w:eastAsia="宋体" w:cs="宋体"/>
                  <w:b w:val="0"/>
                  <w:bCs w:val="0"/>
                  <w:color w:val="auto"/>
                  <w:sz w:val="18"/>
                  <w:szCs w:val="18"/>
                  <w:rPrChange w:id="247" w:author="goskii" w:date="2026-04-17T21:51:23Z">
                    <w:rPr>
                      <w:rFonts w:hint="default" w:ascii="B5 + 华光书宋_CNKI" w:hAnsi="B5 + 华光书宋_CNKI" w:eastAsia="B5 + 华光书宋_CNKI" w:cs="B5 + 华光书宋_CNKI"/>
                      <w:b w:val="0"/>
                      <w:bCs w:val="0"/>
                      <w:color w:val="000000"/>
                      <w:sz w:val="17"/>
                      <w:szCs w:val="17"/>
                    </w:rPr>
                  </w:rPrChange>
                </w:rPr>
                <w:t>的</w:t>
              </w:r>
            </w:ins>
            <w:ins w:id="248" w:author="goskii" w:date="2026-04-17T21:51:18Z">
              <w:r>
                <w:rPr>
                  <w:rFonts w:hint="default" w:ascii="宋体" w:hAnsi="宋体" w:eastAsia="宋体" w:cs="宋体"/>
                  <w:b w:val="0"/>
                  <w:bCs w:val="0"/>
                  <w:color w:val="auto"/>
                  <w:sz w:val="18"/>
                  <w:szCs w:val="18"/>
                  <w:rPrChange w:id="249" w:author="goskii" w:date="2026-04-17T21:51:23Z">
                    <w:rPr>
                      <w:rFonts w:hint="default" w:ascii="B3 + HGBZ_CNKI" w:hAnsi="B3 + HGBZ_CNKI" w:eastAsia="B3 + HGBZ_CNKI" w:cs="B3 + HGBZ_CNKI"/>
                      <w:b w:val="0"/>
                      <w:bCs w:val="0"/>
                      <w:color w:val="000000"/>
                      <w:sz w:val="17"/>
                      <w:szCs w:val="17"/>
                    </w:rPr>
                  </w:rPrChange>
                </w:rPr>
                <w:t>“The Information Brokers： How to Start and Operate Your Own Fee-Based Service”</w:t>
              </w:r>
            </w:ins>
            <w:ins w:id="250" w:author="goskii" w:date="2026-04-17T21:51:38Z">
              <w:r>
                <w:rPr>
                  <w:rFonts w:hint="eastAsia" w:cs="宋体"/>
                  <w:b w:val="0"/>
                  <w:bCs w:val="0"/>
                  <w:sz w:val="18"/>
                  <w:szCs w:val="18"/>
                  <w:lang w:eastAsia="zh-CN"/>
                </w:rPr>
                <w:t>，</w:t>
              </w:r>
            </w:ins>
            <w:ins w:id="251" w:author="goskii" w:date="2026-04-17T21:51:18Z">
              <w:r>
                <w:rPr>
                  <w:rFonts w:hint="default" w:ascii="宋体" w:hAnsi="宋体" w:eastAsia="宋体" w:cs="宋体"/>
                  <w:b w:val="0"/>
                  <w:bCs w:val="0"/>
                  <w:color w:val="auto"/>
                  <w:sz w:val="18"/>
                  <w:szCs w:val="18"/>
                  <w:rPrChange w:id="252" w:author="goskii" w:date="2026-04-17T21:51:23Z">
                    <w:rPr>
                      <w:rFonts w:hint="default" w:ascii="B5 + 华光书宋_CNKI" w:hAnsi="B5 + 华光书宋_CNKI" w:eastAsia="B5 + 华光书宋_CNKI" w:cs="B5 + 华光书宋_CNKI"/>
                      <w:b w:val="0"/>
                      <w:bCs w:val="0"/>
                      <w:color w:val="000000"/>
                      <w:sz w:val="17"/>
                      <w:szCs w:val="17"/>
                    </w:rPr>
                  </w:rPrChange>
                </w:rPr>
                <w:t>表明该领域的发展进入新的阶段</w:t>
              </w:r>
            </w:ins>
            <w:ins w:id="253" w:author="goskii" w:date="2026-04-17T21:51:18Z">
              <w:r>
                <w:rPr>
                  <w:rFonts w:hint="default" w:ascii="宋体" w:hAnsi="宋体" w:eastAsia="宋体" w:cs="宋体"/>
                  <w:b w:val="0"/>
                  <w:bCs w:val="0"/>
                  <w:color w:val="auto"/>
                  <w:sz w:val="18"/>
                  <w:szCs w:val="18"/>
                  <w:rPrChange w:id="254" w:author="goskii" w:date="2026-04-17T21:51:23Z">
                    <w:rPr>
                      <w:rFonts w:hint="default" w:ascii="B3 + HGBZ_CNKI" w:hAnsi="B3 + HGBZ_CNKI" w:eastAsia="B3 + HGBZ_CNKI" w:cs="B3 + HGBZ_CNKI"/>
                      <w:b w:val="0"/>
                      <w:bCs w:val="0"/>
                      <w:color w:val="000000"/>
                      <w:sz w:val="17"/>
                      <w:szCs w:val="17"/>
                    </w:rPr>
                  </w:rPrChange>
                </w:rPr>
                <w:t>。</w:t>
              </w:r>
            </w:ins>
          </w:p>
          <w:p w14:paraId="1730528F">
            <w:pPr>
              <w:keepNext/>
              <w:snapToGrid w:val="0"/>
              <w:spacing w:before="40" w:after="40"/>
              <w:jc w:val="left"/>
              <w:rPr>
                <w:ins w:id="255" w:author="goskii" w:date="2026-04-20T17:36:25Z"/>
                <w:rFonts w:hint="default" w:ascii="宋体" w:hAnsi="宋体" w:eastAsia="宋体" w:cs="宋体"/>
                <w:b w:val="0"/>
                <w:bCs w:val="0"/>
                <w:color w:val="auto"/>
                <w:sz w:val="18"/>
                <w:szCs w:val="18"/>
              </w:rPr>
            </w:pPr>
          </w:p>
          <w:p w14:paraId="1809C872">
            <w:pPr>
              <w:keepNext/>
              <w:snapToGrid w:val="0"/>
              <w:spacing w:before="40" w:after="40"/>
              <w:jc w:val="left"/>
              <w:rPr>
                <w:del w:id="256" w:author="goskii" w:date="2026-04-17T21:51:18Z"/>
                <w:sz w:val="18"/>
                <w:szCs w:val="18"/>
                <w:rPrChange w:id="257" w:author="goskii" w:date="2026-04-17T21:51:23Z">
                  <w:rPr>
                    <w:del w:id="258" w:author="goskii" w:date="2026-04-17T21:51:18Z"/>
                  </w:rPr>
                </w:rPrChange>
              </w:rPr>
            </w:pPr>
            <w:ins w:id="259" w:author="goskii" w:date="2026-04-20T17:36:26Z">
              <w:r>
                <w:rPr>
                  <w:rFonts w:hint="eastAsia" w:cs="宋体"/>
                  <w:b w:val="0"/>
                  <w:bCs w:val="0"/>
                  <w:color w:val="auto"/>
                  <w:sz w:val="18"/>
                  <w:szCs w:val="18"/>
                  <w:lang w:val="en-US" w:eastAsia="zh-CN"/>
                </w:rPr>
                <w:t>A</w:t>
              </w:r>
            </w:ins>
            <w:ins w:id="260" w:author="goskii" w:date="2026-04-20T17:36:27Z">
              <w:r>
                <w:rPr>
                  <w:rFonts w:hint="eastAsia" w:cs="宋体"/>
                  <w:b w:val="0"/>
                  <w:bCs w:val="0"/>
                  <w:color w:val="auto"/>
                  <w:sz w:val="18"/>
                  <w:szCs w:val="18"/>
                  <w:lang w:val="en-US" w:eastAsia="zh-CN"/>
                </w:rPr>
                <w:t>：</w:t>
              </w:r>
            </w:ins>
            <w:ins w:id="261" w:author="goskii" w:date="2026-04-20T17:36:34Z">
              <w:r>
                <w:rPr>
                  <w:rFonts w:hint="eastAsia" w:cs="宋体"/>
                  <w:b w:val="0"/>
                  <w:bCs w:val="0"/>
                  <w:color w:val="auto"/>
                  <w:sz w:val="18"/>
                  <w:szCs w:val="18"/>
                  <w:lang w:val="en-US" w:eastAsia="zh-CN"/>
                </w:rPr>
                <w:t>鲍克公司（Bowker）</w:t>
              </w:r>
            </w:ins>
            <w:del w:id="262" w:author="goskii" w:date="2026-04-17T21:51:18Z">
              <w:r>
                <w:rPr>
                  <w:rFonts w:ascii="宋体" w:hAnsi="宋体" w:eastAsia="宋体" w:cs="宋体"/>
                  <w:b w:val="0"/>
                  <w:bCs w:val="0"/>
                  <w:i w:val="0"/>
                  <w:iCs w:val="0"/>
                  <w:sz w:val="18"/>
                  <w:szCs w:val="18"/>
                </w:rPr>
                <w:delText>① 于丽宏《智慧图书馆建设与服务创新研究》，吉林文史出版社，ISBN 9787547286876，2022 年 8 月</w:delText>
              </w:r>
            </w:del>
          </w:p>
          <w:p w14:paraId="103EAC6B">
            <w:pPr>
              <w:keepNext/>
              <w:snapToGrid w:val="0"/>
              <w:spacing w:before="40" w:after="40"/>
              <w:jc w:val="left"/>
              <w:rPr>
                <w:del w:id="263" w:author="goskii" w:date="2026-04-17T21:51:18Z"/>
                <w:sz w:val="18"/>
                <w:szCs w:val="18"/>
                <w:rPrChange w:id="264" w:author="goskii" w:date="2026-04-17T21:51:23Z">
                  <w:rPr>
                    <w:del w:id="265" w:author="goskii" w:date="2026-04-17T21:51:18Z"/>
                  </w:rPr>
                </w:rPrChange>
              </w:rPr>
            </w:pPr>
            <w:del w:id="266" w:author="goskii" w:date="2026-04-17T21:51:18Z">
              <w:r>
                <w:rPr>
                  <w:rFonts w:ascii="宋体" w:hAnsi="宋体" w:eastAsia="宋体" w:cs="宋体"/>
                  <w:b w:val="0"/>
                  <w:bCs w:val="0"/>
                  <w:i w:val="0"/>
                  <w:iCs w:val="0"/>
                  <w:sz w:val="18"/>
                  <w:szCs w:val="18"/>
                </w:rPr>
                <w:delText>② 中国图书馆学会．中国图书馆事业百年．北京：北京图书馆出版社，2004：146-155</w:delText>
              </w:r>
            </w:del>
          </w:p>
          <w:p w14:paraId="13D3C75C">
            <w:pPr>
              <w:keepNext/>
              <w:snapToGrid w:val="0"/>
              <w:spacing w:before="40" w:after="40"/>
              <w:jc w:val="left"/>
              <w:rPr>
                <w:sz w:val="18"/>
                <w:szCs w:val="18"/>
                <w:rPrChange w:id="267" w:author="goskii" w:date="2026-04-17T21:51:23Z">
                  <w:rPr/>
                </w:rPrChange>
              </w:rPr>
            </w:pPr>
            <w:del w:id="268" w:author="goskii" w:date="2026-04-17T21:51:18Z">
              <w:r>
                <w:rPr>
                  <w:rFonts w:ascii="宋体" w:hAnsi="宋体" w:eastAsia="宋体" w:cs="宋体"/>
                  <w:b w:val="0"/>
                  <w:bCs w:val="0"/>
                  <w:i w:val="0"/>
                  <w:iCs w:val="0"/>
                  <w:sz w:val="18"/>
                  <w:szCs w:val="18"/>
                </w:rPr>
                <w:delText>③ 哈贝玛斯．公共领域的结构转型［M］．曹卫东等译．上海：学林出版社，1999</w:delText>
              </w:r>
            </w:del>
          </w:p>
        </w:tc>
        <w:tc>
          <w:tcPr>
            <w:tcW w:w="592" w:type="pct"/>
            <w:tcBorders>
              <w:top w:val="nil"/>
              <w:left w:val="nil"/>
              <w:bottom w:val="nil"/>
              <w:right w:val="nil"/>
            </w:tcBorders>
            <w:noWrap w:val="0"/>
            <w:tcMar>
              <w:top w:w="60" w:type="dxa"/>
              <w:left w:w="80" w:type="dxa"/>
              <w:bottom w:w="60" w:type="dxa"/>
              <w:right w:w="80" w:type="dxa"/>
            </w:tcMar>
            <w:vAlign w:val="top"/>
          </w:tcPr>
          <w:p w14:paraId="2356637B">
            <w:pPr>
              <w:keepNext/>
              <w:snapToGrid w:val="0"/>
              <w:spacing w:before="40" w:after="40"/>
              <w:jc w:val="left"/>
              <w:rPr>
                <w:del w:id="269" w:author="goskii" w:date="2026-04-17T21:52:00Z"/>
              </w:rPr>
            </w:pPr>
            <w:ins w:id="270" w:author="goskii" w:date="2026-04-17T21:52:01Z">
              <w:r>
                <w:rPr>
                  <w:rFonts w:hint="eastAsia" w:cs="宋体"/>
                  <w:b w:val="0"/>
                  <w:bCs w:val="0"/>
                  <w:i w:val="0"/>
                  <w:iCs w:val="0"/>
                  <w:sz w:val="18"/>
                  <w:szCs w:val="18"/>
                  <w:lang w:eastAsia="zh-CN"/>
                </w:rPr>
                <w:t>《</w:t>
              </w:r>
            </w:ins>
            <w:del w:id="271" w:author="goskii" w:date="2026-04-17T21:52:00Z">
              <w:r>
                <w:rPr>
                  <w:rFonts w:ascii="宋体" w:hAnsi="宋体" w:eastAsia="宋体" w:cs="宋体"/>
                  <w:b w:val="0"/>
                  <w:bCs w:val="0"/>
                  <w:i w:val="0"/>
                  <w:iCs w:val="0"/>
                  <w:sz w:val="18"/>
                  <w:szCs w:val="18"/>
                </w:rPr>
                <w:delText>① 王海丰《『数智化』赋能公共图书馆建设与服务创新》（2024）</w:delText>
              </w:r>
            </w:del>
          </w:p>
          <w:p w14:paraId="68D5CAF7">
            <w:pPr>
              <w:keepNext/>
              <w:snapToGrid w:val="0"/>
              <w:spacing w:before="40" w:after="40"/>
              <w:jc w:val="left"/>
              <w:rPr>
                <w:del w:id="272" w:author="goskii" w:date="2026-04-17T21:52:00Z"/>
              </w:rPr>
            </w:pPr>
            <w:del w:id="273" w:author="goskii" w:date="2026-04-17T21:52:00Z">
              <w:r>
                <w:rPr>
                  <w:rFonts w:ascii="宋体" w:hAnsi="宋体" w:eastAsia="宋体" w:cs="宋体"/>
                  <w:b w:val="0"/>
                  <w:bCs w:val="0"/>
                  <w:i w:val="0"/>
                  <w:iCs w:val="0"/>
                  <w:sz w:val="18"/>
                  <w:szCs w:val="18"/>
                </w:rPr>
                <w:delText>② 第二届图书馆法与知识产权论坛综述</w:delText>
              </w:r>
            </w:del>
          </w:p>
          <w:p w14:paraId="668C7175">
            <w:pPr>
              <w:keepNext/>
              <w:snapToGrid w:val="0"/>
              <w:spacing w:before="40" w:after="40"/>
              <w:jc w:val="left"/>
              <w:rPr>
                <w:rFonts w:hint="eastAsia" w:eastAsia="宋体"/>
                <w:lang w:eastAsia="zh-CN"/>
              </w:rPr>
            </w:pPr>
            <w:del w:id="274" w:author="goskii" w:date="2026-04-17T21:52:00Z">
              <w:r>
                <w:rPr>
                  <w:rFonts w:ascii="宋体" w:hAnsi="宋体" w:eastAsia="宋体" w:cs="宋体"/>
                  <w:b w:val="0"/>
                  <w:bCs w:val="0"/>
                  <w:i w:val="0"/>
                  <w:iCs w:val="0"/>
                  <w:sz w:val="18"/>
                  <w:szCs w:val="18"/>
                </w:rPr>
                <w:delText>③ 王细荣《『世界图书馆』理念及其实践述评》（2012）</w:delText>
              </w:r>
            </w:del>
            <w:ins w:id="275" w:author="goskii" w:date="2026-04-17T21:51:57Z">
              <w:r>
                <w:rPr>
                  <w:rFonts w:ascii="宋体" w:hAnsi="宋体" w:eastAsia="宋体" w:cs="宋体"/>
                  <w:b w:val="0"/>
                  <w:bCs w:val="0"/>
                  <w:i w:val="0"/>
                  <w:iCs w:val="0"/>
                  <w:sz w:val="18"/>
                  <w:szCs w:val="18"/>
                </w:rPr>
                <w:t>信息经纪研究综述</w:t>
              </w:r>
            </w:ins>
            <w:ins w:id="276" w:author="goskii" w:date="2026-04-17T21:52:04Z">
              <w:r>
                <w:rPr>
                  <w:rFonts w:hint="eastAsia" w:cs="宋体"/>
                  <w:b w:val="0"/>
                  <w:bCs w:val="0"/>
                  <w:i w:val="0"/>
                  <w:iCs w:val="0"/>
                  <w:sz w:val="18"/>
                  <w:szCs w:val="18"/>
                  <w:lang w:eastAsia="zh-CN"/>
                </w:rPr>
                <w:t>》</w:t>
              </w:r>
            </w:ins>
          </w:p>
        </w:tc>
      </w:tr>
      <w:tr w14:paraId="7B1F6052">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2A6F32FF">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4A01EE45">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
          <w:p w14:paraId="35EC66A2">
            <w:pPr>
              <w:keepNext/>
              <w:snapToGrid w:val="0"/>
              <w:spacing w:before="40" w:after="40"/>
              <w:jc w:val="left"/>
            </w:pPr>
            <w:r>
              <w:rPr>
                <w:rFonts w:ascii="宋体" w:hAnsi="宋体" w:eastAsia="宋体" w:cs="宋体"/>
                <w:b w:val="0"/>
                <w:bCs w:val="0"/>
                <w:i w:val="0"/>
                <w:iCs w:val="0"/>
                <w:sz w:val="18"/>
                <w:szCs w:val="18"/>
              </w:rPr>
              <w:t>Agent &gt; Organization</w:t>
            </w:r>
          </w:p>
        </w:tc>
        <w:tc>
          <w:tcPr>
            <w:tcW w:w="240" w:type="pct"/>
            <w:tcBorders>
              <w:top w:val="nil"/>
              <w:left w:val="nil"/>
              <w:bottom w:val="nil"/>
              <w:right w:val="nil"/>
            </w:tcBorders>
            <w:noWrap w:val="0"/>
            <w:tcMar>
              <w:top w:w="60" w:type="dxa"/>
              <w:left w:w="80" w:type="dxa"/>
              <w:bottom w:w="60" w:type="dxa"/>
              <w:right w:w="80" w:type="dxa"/>
            </w:tcMar>
            <w:vAlign w:val="top"/>
          </w:tcPr>
          <w:p w14:paraId="0967A2B8">
            <w:pPr>
              <w:keepNext/>
              <w:snapToGrid w:val="0"/>
              <w:spacing w:before="40" w:after="40"/>
              <w:jc w:val="left"/>
            </w:pPr>
            <w:r>
              <w:rPr>
                <w:rFonts w:ascii="宋体" w:hAnsi="宋体" w:eastAsia="宋体" w:cs="宋体"/>
                <w:b/>
                <w:bCs/>
                <w:i w:val="0"/>
                <w:iCs w:val="0"/>
                <w:sz w:val="18"/>
                <w:szCs w:val="18"/>
              </w:rPr>
              <w:t>其他职能</w:t>
            </w:r>
          </w:p>
        </w:tc>
        <w:tc>
          <w:tcPr>
            <w:tcW w:w="498" w:type="pct"/>
            <w:tcBorders>
              <w:top w:val="nil"/>
              <w:left w:val="nil"/>
              <w:bottom w:val="nil"/>
              <w:right w:val="nil"/>
            </w:tcBorders>
            <w:noWrap w:val="0"/>
            <w:tcMar>
              <w:top w:w="60" w:type="dxa"/>
              <w:left w:w="80" w:type="dxa"/>
              <w:bottom w:w="60" w:type="dxa"/>
              <w:right w:w="80" w:type="dxa"/>
            </w:tcMar>
            <w:vAlign w:val="top"/>
          </w:tcPr>
          <w:p w14:paraId="69CFCB77">
            <w:pPr>
              <w:keepNext/>
              <w:snapToGrid w:val="0"/>
              <w:spacing w:before="40" w:after="40"/>
              <w:jc w:val="left"/>
            </w:pPr>
            <w:r>
              <w:rPr>
                <w:rFonts w:ascii="宋体" w:hAnsi="宋体" w:eastAsia="宋体" w:cs="宋体"/>
                <w:b w:val="0"/>
                <w:bCs w:val="0"/>
                <w:i w:val="0"/>
                <w:iCs w:val="0"/>
                <w:sz w:val="18"/>
                <w:szCs w:val="18"/>
              </w:rPr>
              <w:t>无法归入以上五类职能的组织实体（如企业实验室、混合职能机构等）。需记录建议的更细类型供迭代扩展。</w:t>
            </w:r>
          </w:p>
        </w:tc>
        <w:tc>
          <w:tcPr>
            <w:tcW w:w="1239" w:type="pct"/>
            <w:tcBorders>
              <w:top w:val="nil"/>
              <w:left w:val="nil"/>
              <w:bottom w:val="nil"/>
              <w:right w:val="nil"/>
            </w:tcBorders>
            <w:noWrap w:val="0"/>
            <w:tcMar>
              <w:top w:w="60" w:type="dxa"/>
              <w:left w:w="80" w:type="dxa"/>
              <w:bottom w:w="60" w:type="dxa"/>
              <w:right w:w="80" w:type="dxa"/>
            </w:tcMar>
            <w:vAlign w:val="top"/>
          </w:tcPr>
          <w:p w14:paraId="054D47C2">
            <w:pPr>
              <w:keepNext/>
              <w:snapToGrid w:val="0"/>
              <w:spacing w:before="40" w:after="40"/>
              <w:jc w:val="left"/>
            </w:pPr>
          </w:p>
        </w:tc>
        <w:tc>
          <w:tcPr>
            <w:tcW w:w="118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p w14:paraId="310866D4">
            <w:pPr>
              <w:keepNext/>
              <w:snapToGrid w:val="0"/>
              <w:spacing w:before="40" w:after="40"/>
              <w:jc w:val="left"/>
              <w:rPr>
                <w:ins w:id="277" w:author="goskii" w:date="2026-04-20T17:36:36Z"/>
                <w:rFonts w:ascii="宋体" w:hAnsi="宋体" w:eastAsia="宋体" w:cs="宋体"/>
                <w:b w:val="0"/>
                <w:bCs w:val="0"/>
                <w:i w:val="0"/>
                <w:iCs w:val="0"/>
                <w:sz w:val="18"/>
                <w:szCs w:val="18"/>
              </w:rPr>
            </w:pPr>
            <w:r>
              <w:rPr>
                <w:rFonts w:ascii="宋体" w:hAnsi="宋体" w:eastAsia="宋体" w:cs="宋体"/>
                <w:b w:val="0"/>
                <w:bCs w:val="0"/>
                <w:i w:val="0"/>
                <w:iCs w:val="0"/>
                <w:sz w:val="18"/>
                <w:szCs w:val="18"/>
              </w:rPr>
              <w:t>早在改革开放初期，</w:t>
            </w:r>
            <w:r>
              <w:rPr>
                <w:rFonts w:ascii="宋体" w:hAnsi="宋体" w:eastAsia="宋体" w:cs="宋体"/>
                <w:b w:val="0"/>
                <w:bCs w:val="0"/>
                <w:i w:val="0"/>
                <w:iCs w:val="0"/>
                <w:sz w:val="18"/>
                <w:szCs w:val="18"/>
                <w:highlight w:val="yellow"/>
                <w:rPrChange w:id="278" w:author="goskii" w:date="2026-04-17T11:56:27Z">
                  <w:rPr>
                    <w:rFonts w:ascii="宋体" w:hAnsi="宋体" w:eastAsia="宋体" w:cs="宋体"/>
                    <w:b w:val="0"/>
                    <w:bCs w:val="0"/>
                    <w:i w:val="0"/>
                    <w:iCs w:val="0"/>
                    <w:sz w:val="18"/>
                    <w:szCs w:val="18"/>
                  </w:rPr>
                </w:rPrChange>
              </w:rPr>
              <w:t>深圳展览馆</w:t>
            </w:r>
            <w:r>
              <w:rPr>
                <w:rFonts w:ascii="宋体" w:hAnsi="宋体" w:eastAsia="宋体" w:cs="宋体"/>
                <w:b w:val="0"/>
                <w:bCs w:val="0"/>
                <w:i w:val="0"/>
                <w:iCs w:val="0"/>
                <w:sz w:val="18"/>
                <w:szCs w:val="18"/>
              </w:rPr>
              <w:t>（深圳美术馆前身）就展开了创办博雅画廊、举办深圳书市、成立翡翠动画公司等一系列文化经营活动，不仅实现了经济上的自给自足，还探索出了一条以文化产业带动公共文化事业发展的道路（事业单位同时承担市场化经营的混合职能机构）</w:t>
            </w:r>
          </w:p>
          <w:p w14:paraId="3F2421B5">
            <w:pPr>
              <w:keepNext/>
              <w:snapToGrid w:val="0"/>
              <w:spacing w:before="40" w:after="40"/>
              <w:jc w:val="left"/>
              <w:rPr>
                <w:ins w:id="279" w:author="goskii" w:date="2026-04-20T17:36:36Z"/>
                <w:rFonts w:ascii="宋体" w:hAnsi="宋体" w:eastAsia="宋体" w:cs="宋体"/>
                <w:b w:val="0"/>
                <w:bCs w:val="0"/>
                <w:i w:val="0"/>
                <w:iCs w:val="0"/>
                <w:sz w:val="18"/>
                <w:szCs w:val="18"/>
              </w:rPr>
            </w:pPr>
          </w:p>
          <w:p w14:paraId="643F7B3E">
            <w:pPr>
              <w:keepNext/>
              <w:snapToGrid w:val="0"/>
              <w:spacing w:before="40" w:after="40"/>
              <w:jc w:val="left"/>
              <w:rPr>
                <w:rFonts w:hint="default" w:ascii="宋体" w:hAnsi="宋体" w:eastAsia="宋体" w:cs="宋体"/>
                <w:b w:val="0"/>
                <w:bCs w:val="0"/>
                <w:i w:val="0"/>
                <w:iCs w:val="0"/>
                <w:sz w:val="18"/>
                <w:szCs w:val="18"/>
                <w:lang w:val="en-US" w:eastAsia="zh-CN"/>
              </w:rPr>
            </w:pPr>
            <w:ins w:id="280" w:author="goskii" w:date="2026-04-20T17:36:37Z">
              <w:r>
                <w:rPr>
                  <w:rFonts w:hint="eastAsia" w:cs="宋体"/>
                  <w:b w:val="0"/>
                  <w:bCs w:val="0"/>
                  <w:i w:val="0"/>
                  <w:iCs w:val="0"/>
                  <w:sz w:val="18"/>
                  <w:szCs w:val="18"/>
                  <w:lang w:val="en-US" w:eastAsia="zh-CN"/>
                </w:rPr>
                <w:t>A</w:t>
              </w:r>
            </w:ins>
            <w:ins w:id="281" w:author="goskii" w:date="2026-04-20T17:36:38Z">
              <w:r>
                <w:rPr>
                  <w:rFonts w:hint="eastAsia" w:cs="宋体"/>
                  <w:b w:val="0"/>
                  <w:bCs w:val="0"/>
                  <w:i w:val="0"/>
                  <w:iCs w:val="0"/>
                  <w:sz w:val="18"/>
                  <w:szCs w:val="18"/>
                  <w:lang w:val="en-US" w:eastAsia="zh-CN"/>
                </w:rPr>
                <w:t>：</w:t>
              </w:r>
            </w:ins>
            <w:ins w:id="282" w:author="goskii" w:date="2026-04-20T17:36:40Z">
              <w:r>
                <w:rPr>
                  <w:rFonts w:hint="eastAsia" w:cs="宋体"/>
                  <w:b w:val="0"/>
                  <w:bCs w:val="0"/>
                  <w:i w:val="0"/>
                  <w:iCs w:val="0"/>
                  <w:sz w:val="18"/>
                  <w:szCs w:val="18"/>
                  <w:lang w:val="en-US" w:eastAsia="zh-CN"/>
                </w:rPr>
                <w:t>深圳</w:t>
              </w:r>
            </w:ins>
            <w:ins w:id="283" w:author="goskii" w:date="2026-04-20T17:36:42Z">
              <w:r>
                <w:rPr>
                  <w:rFonts w:hint="eastAsia" w:cs="宋体"/>
                  <w:b w:val="0"/>
                  <w:bCs w:val="0"/>
                  <w:i w:val="0"/>
                  <w:iCs w:val="0"/>
                  <w:sz w:val="18"/>
                  <w:szCs w:val="18"/>
                  <w:lang w:val="en-US" w:eastAsia="zh-CN"/>
                </w:rPr>
                <w:t>展览馆</w:t>
              </w:r>
            </w:ins>
          </w:p>
        </w:tc>
        <w:tc>
          <w:tcPr>
            <w:tcW w:w="59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p w14:paraId="18CA9843">
            <w:pPr>
              <w:keepNext/>
              <w:snapToGrid w:val="0"/>
              <w:spacing w:before="40" w:after="40"/>
              <w:jc w:val="left"/>
            </w:pPr>
            <w:r>
              <w:rPr>
                <w:rFonts w:ascii="宋体" w:hAnsi="宋体" w:eastAsia="宋体" w:cs="宋体"/>
                <w:b w:val="0"/>
                <w:bCs w:val="0"/>
                <w:i w:val="0"/>
                <w:iCs w:val="0"/>
                <w:sz w:val="18"/>
                <w:szCs w:val="18"/>
              </w:rPr>
              <w:t>范周《『十五五』时期我国公共文化服务体系发展趋势研判与对策思考》（2024）</w:t>
            </w:r>
          </w:p>
        </w:tc>
      </w:tr>
      <w:tr w14:paraId="16D9EFFA">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6F17E622">
            <w:pPr>
              <w:keepNext/>
              <w:snapToGrid w:val="0"/>
              <w:spacing w:before="40" w:after="40"/>
              <w:jc w:val="left"/>
            </w:pPr>
            <w:r>
              <w:rPr>
                <w:rFonts w:ascii="宋体" w:hAnsi="宋体" w:eastAsia="宋体" w:cs="宋体"/>
                <w:b/>
                <w:bCs/>
                <w:i w:val="0"/>
                <w:iCs w:val="0"/>
                <w:sz w:val="20"/>
                <w:szCs w:val="20"/>
              </w:rPr>
              <w:t>2. ARTIFACT（人工制品）— 人类有意识生产的制品，评价对象通常是 Work 层（FRBR），而非特定物质载体</w:t>
            </w:r>
          </w:p>
        </w:tc>
      </w:tr>
      <w:tr w14:paraId="4292C5AD">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1BBE7837">
            <w:pPr>
              <w:keepNext/>
              <w:snapToGrid w:val="0"/>
              <w:spacing w:before="40" w:after="40"/>
              <w:jc w:val="left"/>
            </w:pPr>
            <w:r>
              <w:rPr>
                <w:rFonts w:ascii="宋体" w:hAnsi="宋体" w:eastAsia="宋体" w:cs="宋体"/>
                <w:b/>
                <w:bCs/>
                <w:i w:val="0"/>
                <w:iCs w:val="0"/>
                <w:sz w:val="20"/>
                <w:szCs w:val="20"/>
              </w:rPr>
              <w:t>2.1.1 DiscursiveWork（话语性著作）— 有论证结构的知识文本</w:t>
            </w:r>
          </w:p>
        </w:tc>
      </w:tr>
      <w:tr w14:paraId="3D1096AB">
        <w:tblPrEx>
          <w:tblPrExChange w:id="284"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284"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285"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12C36ED8">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286"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71E2E5ED">
            <w:pPr>
              <w:keepNext/>
              <w:snapToGrid w:val="0"/>
              <w:spacing w:before="40" w:after="40"/>
              <w:jc w:val="left"/>
            </w:pPr>
            <w:r>
              <w:rPr>
                <w:rFonts w:ascii="宋体" w:hAnsi="宋体" w:eastAsia="宋体" w:cs="宋体"/>
                <w:b w:val="0"/>
                <w:bCs w:val="0"/>
                <w:i w:val="0"/>
                <w:iCs w:val="0"/>
                <w:sz w:val="18"/>
                <w:szCs w:val="18"/>
              </w:rPr>
              <w:t>journal_article</w:t>
            </w:r>
          </w:p>
        </w:tc>
        <w:tc>
          <w:tcPr>
            <w:tcW w:w="407" w:type="pct"/>
            <w:tcBorders>
              <w:top w:val="nil"/>
              <w:left w:val="nil"/>
              <w:bottom w:val="nil"/>
              <w:right w:val="nil"/>
            </w:tcBorders>
            <w:noWrap w:val="0"/>
            <w:tcMar>
              <w:top w:w="60" w:type="dxa"/>
              <w:left w:w="80" w:type="dxa"/>
              <w:bottom w:w="60" w:type="dxa"/>
              <w:right w:w="80" w:type="dxa"/>
            </w:tcMar>
            <w:vAlign w:val="top"/>
            <w:tcPrChange w:id="287"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3D7379C0">
            <w:pPr>
              <w:keepNext/>
              <w:snapToGrid w:val="0"/>
              <w:spacing w:before="40" w:after="40"/>
              <w:jc w:val="left"/>
            </w:pPr>
            <w:r>
              <w:rPr>
                <w:rFonts w:ascii="宋体" w:hAnsi="宋体" w:eastAsia="宋体" w:cs="宋体"/>
                <w:b w:val="0"/>
                <w:bCs w:val="0"/>
                <w:i w:val="0"/>
                <w:iCs w:val="0"/>
                <w:sz w:val="18"/>
                <w:szCs w:val="18"/>
              </w:rPr>
              <w:t>Artifact &gt; Info &gt; Discursive</w:t>
            </w:r>
          </w:p>
        </w:tc>
        <w:tc>
          <w:tcPr>
            <w:tcW w:w="240" w:type="pct"/>
            <w:tcBorders>
              <w:top w:val="nil"/>
              <w:left w:val="nil"/>
              <w:bottom w:val="nil"/>
              <w:right w:val="nil"/>
            </w:tcBorders>
            <w:noWrap w:val="0"/>
            <w:tcMar>
              <w:top w:w="60" w:type="dxa"/>
              <w:left w:w="80" w:type="dxa"/>
              <w:bottom w:w="60" w:type="dxa"/>
              <w:right w:w="80" w:type="dxa"/>
            </w:tcMar>
            <w:vAlign w:val="top"/>
            <w:tcPrChange w:id="288"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1E089984">
            <w:pPr>
              <w:keepNext/>
              <w:snapToGrid w:val="0"/>
              <w:spacing w:before="40" w:after="40"/>
              <w:jc w:val="left"/>
            </w:pPr>
            <w:r>
              <w:rPr>
                <w:rFonts w:ascii="宋体" w:hAnsi="宋体" w:eastAsia="宋体" w:cs="宋体"/>
                <w:b/>
                <w:bCs/>
                <w:i w:val="0"/>
                <w:iCs w:val="0"/>
                <w:sz w:val="18"/>
                <w:szCs w:val="18"/>
              </w:rPr>
              <w:t>期刊论文</w:t>
            </w:r>
          </w:p>
        </w:tc>
        <w:tc>
          <w:tcPr>
            <w:tcW w:w="498" w:type="pct"/>
            <w:tcBorders>
              <w:top w:val="nil"/>
              <w:left w:val="nil"/>
              <w:bottom w:val="nil"/>
              <w:right w:val="nil"/>
            </w:tcBorders>
            <w:noWrap w:val="0"/>
            <w:tcMar>
              <w:top w:w="60" w:type="dxa"/>
              <w:left w:w="80" w:type="dxa"/>
              <w:bottom w:w="60" w:type="dxa"/>
              <w:right w:w="80" w:type="dxa"/>
            </w:tcMar>
            <w:vAlign w:val="top"/>
            <w:tcPrChange w:id="289"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48F8AE1D">
            <w:pPr>
              <w:keepNext/>
              <w:snapToGrid w:val="0"/>
              <w:spacing w:before="40" w:after="40"/>
              <w:jc w:val="left"/>
            </w:pPr>
            <w:r>
              <w:rPr>
                <w:rFonts w:ascii="宋体" w:hAnsi="宋体" w:eastAsia="宋体" w:cs="宋体"/>
                <w:b w:val="0"/>
                <w:bCs w:val="0"/>
                <w:i w:val="0"/>
                <w:iCs w:val="0"/>
                <w:sz w:val="18"/>
                <w:szCs w:val="18"/>
              </w:rPr>
              <w:t>发表于学术期刊的论文，经过同行评审，有卷期页码和期刊来源信息，是最常见的被评价学术成果形式。</w:t>
            </w:r>
          </w:p>
        </w:tc>
        <w:tc>
          <w:tcPr>
            <w:tcW w:w="1239" w:type="pct"/>
            <w:tcBorders>
              <w:top w:val="nil"/>
              <w:left w:val="nil"/>
              <w:bottom w:val="nil"/>
              <w:right w:val="nil"/>
            </w:tcBorders>
            <w:noWrap w:val="0"/>
            <w:tcMar>
              <w:top w:w="60" w:type="dxa"/>
              <w:left w:w="80" w:type="dxa"/>
              <w:bottom w:w="60" w:type="dxa"/>
              <w:right w:w="80" w:type="dxa"/>
            </w:tcMar>
            <w:vAlign w:val="top"/>
            <w:tcPrChange w:id="290"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2AE2861F">
            <w:pPr>
              <w:keepNext/>
              <w:snapToGrid w:val="0"/>
              <w:spacing w:before="40" w:after="40"/>
              <w:jc w:val="left"/>
            </w:pPr>
            <w:r>
              <w:rPr>
                <w:rFonts w:ascii="宋体" w:hAnsi="宋体" w:eastAsia="宋体" w:cs="宋体"/>
                <w:b w:val="0"/>
                <w:bCs w:val="0"/>
                <w:i w:val="0"/>
                <w:iCs w:val="0"/>
                <w:sz w:val="18"/>
                <w:szCs w:val="18"/>
              </w:rPr>
              <w:t>vs conference_paper：有卷期页，来源为期刊名。vs paper（兜底）：能明确辨识来源期刊时优先标此类型。</w:t>
            </w:r>
          </w:p>
        </w:tc>
        <w:tc>
          <w:tcPr>
            <w:tcW w:w="1182" w:type="pct"/>
            <w:tcBorders>
              <w:top w:val="nil"/>
              <w:left w:val="nil"/>
              <w:bottom w:val="nil"/>
              <w:right w:val="nil"/>
            </w:tcBorders>
            <w:noWrap w:val="0"/>
            <w:tcMar>
              <w:top w:w="60" w:type="dxa"/>
              <w:left w:w="80" w:type="dxa"/>
              <w:bottom w:w="60" w:type="dxa"/>
              <w:right w:w="80" w:type="dxa"/>
            </w:tcMar>
            <w:vAlign w:val="top"/>
            <w:tcPrChange w:id="291"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55C6B23F">
            <w:pPr>
              <w:keepNext/>
              <w:snapToGrid w:val="0"/>
              <w:spacing w:before="40" w:after="40"/>
              <w:jc w:val="left"/>
              <w:rPr>
                <w:ins w:id="292" w:author="goskii" w:date="2026-04-20T17:36:44Z"/>
                <w:rFonts w:ascii="宋体" w:hAnsi="宋体" w:eastAsia="宋体" w:cs="宋体"/>
                <w:sz w:val="18"/>
                <w:szCs w:val="18"/>
              </w:rPr>
            </w:pPr>
            <w:ins w:id="293" w:author="goskii" w:date="2026-04-17T21:33:29Z">
              <w:r>
                <w:rPr>
                  <w:rFonts w:ascii="宋体" w:hAnsi="宋体" w:eastAsia="宋体" w:cs="宋体"/>
                  <w:sz w:val="18"/>
                  <w:szCs w:val="18"/>
                  <w:rPrChange w:id="294" w:author="goskii" w:date="2026-04-17T21:33:37Z">
                    <w:rPr>
                      <w:rFonts w:ascii="宋体" w:hAnsi="宋体" w:eastAsia="宋体" w:cs="宋体"/>
                      <w:sz w:val="24"/>
                      <w:szCs w:val="24"/>
                    </w:rPr>
                  </w:rPrChange>
                </w:rPr>
                <w:t>1931年南京国学图书馆馆长柳治徽撰</w:t>
              </w:r>
            </w:ins>
            <w:ins w:id="295" w:author="goskii" w:date="2026-04-17T21:33:29Z">
              <w:r>
                <w:rPr>
                  <w:rFonts w:ascii="宋体" w:hAnsi="宋体" w:eastAsia="宋体" w:cs="宋体"/>
                  <w:sz w:val="18"/>
                  <w:szCs w:val="18"/>
                  <w:highlight w:val="yellow"/>
                  <w:rPrChange w:id="296" w:author="goskii" w:date="2026-04-17T21:33:42Z">
                    <w:rPr>
                      <w:rFonts w:ascii="宋体" w:hAnsi="宋体" w:eastAsia="宋体" w:cs="宋体"/>
                      <w:sz w:val="24"/>
                      <w:szCs w:val="24"/>
                    </w:rPr>
                  </w:rPrChange>
                </w:rPr>
                <w:t>《族谱研究举例》</w:t>
              </w:r>
            </w:ins>
            <w:ins w:id="297" w:author="goskii" w:date="2026-04-17T21:33:29Z">
              <w:r>
                <w:rPr>
                  <w:rFonts w:ascii="宋体" w:hAnsi="宋体" w:eastAsia="宋体" w:cs="宋体"/>
                  <w:sz w:val="18"/>
                  <w:szCs w:val="18"/>
                  <w:rPrChange w:id="298" w:author="goskii" w:date="2026-04-17T21:33:37Z">
                    <w:rPr>
                      <w:rFonts w:ascii="宋体" w:hAnsi="宋体" w:eastAsia="宋体" w:cs="宋体"/>
                      <w:sz w:val="24"/>
                      <w:szCs w:val="24"/>
                    </w:rPr>
                  </w:rPrChange>
                </w:rPr>
                <w:t>一文</w:t>
              </w:r>
            </w:ins>
            <w:ins w:id="299" w:author="goskii" w:date="2026-04-17T21:33:29Z">
              <w:r>
                <w:rPr>
                  <w:rStyle w:val="14"/>
                  <w:rFonts w:ascii="宋体" w:hAnsi="宋体" w:eastAsia="宋体" w:cs="宋体"/>
                  <w:b w:val="0"/>
                  <w:sz w:val="18"/>
                  <w:szCs w:val="18"/>
                  <w:rPrChange w:id="300" w:author="goskii" w:date="2026-04-17T21:33:37Z">
                    <w:rPr>
                      <w:rStyle w:val="15"/>
                      <w:rFonts w:ascii="宋体" w:hAnsi="宋体" w:eastAsia="宋体" w:cs="宋体"/>
                      <w:sz w:val="24"/>
                      <w:szCs w:val="24"/>
                    </w:rPr>
                  </w:rPrChange>
                </w:rPr>
                <w:t>可视为对梁文的呼应</w:t>
              </w:r>
            </w:ins>
            <w:ins w:id="301" w:author="goskii" w:date="2026-04-17T21:33:29Z">
              <w:r>
                <w:rPr>
                  <w:rFonts w:ascii="宋体" w:hAnsi="宋体" w:eastAsia="宋体" w:cs="宋体"/>
                  <w:sz w:val="18"/>
                  <w:szCs w:val="18"/>
                  <w:rPrChange w:id="302" w:author="goskii" w:date="2026-04-17T21:33:37Z">
                    <w:rPr>
                      <w:rFonts w:ascii="宋体" w:hAnsi="宋体" w:eastAsia="宋体" w:cs="宋体"/>
                      <w:sz w:val="24"/>
                      <w:szCs w:val="24"/>
                    </w:rPr>
                  </w:rPrChange>
                </w:rPr>
                <w:t>，……</w:t>
              </w:r>
            </w:ins>
            <w:ins w:id="303" w:author="goskii" w:date="2026-04-17T21:33:29Z">
              <w:r>
                <w:rPr>
                  <w:rStyle w:val="14"/>
                  <w:rFonts w:ascii="宋体" w:hAnsi="宋体" w:eastAsia="宋体" w:cs="宋体"/>
                  <w:b w:val="0"/>
                  <w:sz w:val="18"/>
                  <w:szCs w:val="18"/>
                  <w:rPrChange w:id="304" w:author="goskii" w:date="2026-04-17T21:33:37Z">
                    <w:rPr>
                      <w:rStyle w:val="15"/>
                      <w:rFonts w:ascii="宋体" w:hAnsi="宋体" w:eastAsia="宋体" w:cs="宋体"/>
                      <w:sz w:val="24"/>
                      <w:szCs w:val="24"/>
                    </w:rPr>
                  </w:rPrChange>
                </w:rPr>
                <w:t>开了利用家谱资料进行人口问题研究的先例</w:t>
              </w:r>
            </w:ins>
            <w:ins w:id="305" w:author="goskii" w:date="2026-04-17T21:33:29Z">
              <w:r>
                <w:rPr>
                  <w:rFonts w:ascii="宋体" w:hAnsi="宋体" w:eastAsia="宋体" w:cs="宋体"/>
                  <w:sz w:val="18"/>
                  <w:szCs w:val="18"/>
                  <w:rPrChange w:id="306" w:author="goskii" w:date="2026-04-17T21:33:37Z">
                    <w:rPr>
                      <w:rFonts w:ascii="宋体" w:hAnsi="宋体" w:eastAsia="宋体" w:cs="宋体"/>
                      <w:sz w:val="24"/>
                      <w:szCs w:val="24"/>
                    </w:rPr>
                  </w:rPrChange>
                </w:rPr>
                <w:t>。</w:t>
              </w:r>
            </w:ins>
          </w:p>
          <w:p w14:paraId="4892746F">
            <w:pPr>
              <w:keepNext/>
              <w:snapToGrid w:val="0"/>
              <w:spacing w:before="40" w:after="40"/>
              <w:jc w:val="left"/>
              <w:rPr>
                <w:ins w:id="307" w:author="goskii" w:date="2026-04-20T17:36:45Z"/>
                <w:rFonts w:ascii="宋体" w:hAnsi="宋体" w:eastAsia="宋体" w:cs="宋体"/>
                <w:sz w:val="18"/>
                <w:szCs w:val="18"/>
              </w:rPr>
            </w:pPr>
          </w:p>
          <w:p w14:paraId="1EC7C38A">
            <w:pPr>
              <w:keepNext/>
              <w:snapToGrid w:val="0"/>
              <w:spacing w:before="40" w:after="40"/>
              <w:jc w:val="left"/>
              <w:rPr>
                <w:del w:id="308" w:author="goskii" w:date="2026-04-17T21:33:29Z"/>
              </w:rPr>
            </w:pPr>
            <w:ins w:id="309" w:author="goskii" w:date="2026-04-20T17:36:46Z">
              <w:r>
                <w:rPr>
                  <w:rFonts w:hint="eastAsia" w:cs="宋体"/>
                  <w:sz w:val="18"/>
                  <w:szCs w:val="18"/>
                  <w:lang w:val="en-US" w:eastAsia="zh-CN"/>
                </w:rPr>
                <w:t>A</w:t>
              </w:r>
            </w:ins>
            <w:ins w:id="310" w:author="goskii" w:date="2026-04-20T17:36:49Z">
              <w:r>
                <w:rPr>
                  <w:rFonts w:hint="eastAsia" w:cs="宋体"/>
                  <w:sz w:val="18"/>
                  <w:szCs w:val="18"/>
                  <w:lang w:val="en-US" w:eastAsia="zh-CN"/>
                </w:rPr>
                <w:t>：</w:t>
              </w:r>
            </w:ins>
            <w:ins w:id="311" w:author="goskii" w:date="2026-04-20T17:36:55Z">
              <w:r>
                <w:rPr>
                  <w:rFonts w:hint="eastAsia" w:cs="宋体"/>
                  <w:sz w:val="18"/>
                  <w:szCs w:val="18"/>
                  <w:lang w:val="en-US" w:eastAsia="zh-CN"/>
                </w:rPr>
                <w:t>《族谱研究举例</w:t>
              </w:r>
            </w:ins>
            <w:ins w:id="312" w:author="goskii" w:date="2026-04-20T17:36:58Z">
              <w:r>
                <w:rPr>
                  <w:rFonts w:hint="eastAsia" w:cs="宋体"/>
                  <w:sz w:val="18"/>
                  <w:szCs w:val="18"/>
                  <w:lang w:val="en-US" w:eastAsia="zh-CN"/>
                </w:rPr>
                <w:t>》</w:t>
              </w:r>
            </w:ins>
            <w:del w:id="313" w:author="goskii" w:date="2026-04-17T21:33:29Z">
              <w:r>
                <w:rPr>
                  <w:rFonts w:ascii="宋体" w:hAnsi="宋体" w:eastAsia="宋体" w:cs="宋体"/>
                  <w:b w:val="0"/>
                  <w:bCs w:val="0"/>
                  <w:i w:val="0"/>
                  <w:iCs w:val="0"/>
                  <w:sz w:val="18"/>
                  <w:szCs w:val="18"/>
                </w:rPr>
                <w:delText>① 李国新．法制环境和国际视野下的图书馆员职业伦理．中国图书馆工作通讯，2002(4)：26-28</w:delText>
              </w:r>
            </w:del>
          </w:p>
          <w:p w14:paraId="7D729C74">
            <w:pPr>
              <w:keepNext/>
              <w:snapToGrid w:val="0"/>
              <w:spacing w:before="40" w:after="40"/>
              <w:jc w:val="left"/>
            </w:pPr>
            <w:del w:id="314" w:author="goskii" w:date="2026-04-17T21:33:29Z">
              <w:r>
                <w:rPr>
                  <w:rFonts w:ascii="宋体" w:hAnsi="宋体" w:eastAsia="宋体" w:cs="宋体"/>
                  <w:b w:val="0"/>
                  <w:bCs w:val="0"/>
                  <w:i w:val="0"/>
                  <w:iCs w:val="0"/>
                  <w:sz w:val="18"/>
                  <w:szCs w:val="18"/>
                </w:rPr>
                <w:delText>②《情报理论与实践》《情报资料工作》《现代情报》《情报杂志》《冶金信息导刊》《现代图书情报技术》和《图书情报工作》</w:delText>
              </w:r>
            </w:del>
          </w:p>
        </w:tc>
        <w:tc>
          <w:tcPr>
            <w:tcW w:w="592" w:type="pct"/>
            <w:tcBorders>
              <w:top w:val="nil"/>
              <w:left w:val="nil"/>
              <w:bottom w:val="nil"/>
              <w:right w:val="nil"/>
            </w:tcBorders>
            <w:noWrap w:val="0"/>
            <w:tcMar>
              <w:top w:w="60" w:type="dxa"/>
              <w:left w:w="80" w:type="dxa"/>
              <w:bottom w:w="60" w:type="dxa"/>
              <w:right w:w="80" w:type="dxa"/>
            </w:tcMar>
            <w:vAlign w:val="top"/>
            <w:tcPrChange w:id="315"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011C0DF9">
            <w:pPr>
              <w:keepNext/>
              <w:snapToGrid w:val="0"/>
              <w:spacing w:before="40" w:after="40"/>
              <w:jc w:val="left"/>
              <w:rPr>
                <w:del w:id="316" w:author="goskii" w:date="2026-04-17T21:33:48Z"/>
              </w:rPr>
            </w:pPr>
            <w:ins w:id="317" w:author="goskii" w:date="2026-04-17T21:33:48Z">
              <w:r>
                <w:rPr>
                  <w:rFonts w:ascii="宋体" w:hAnsi="宋体" w:eastAsia="宋体" w:cs="宋体"/>
                  <w:sz w:val="18"/>
                  <w:szCs w:val="18"/>
                  <w:rPrChange w:id="318" w:author="goskii" w:date="2026-04-17T21:33:55Z">
                    <w:rPr>
                      <w:rFonts w:ascii="宋体" w:hAnsi="宋体" w:eastAsia="宋体" w:cs="宋体"/>
                      <w:sz w:val="24"/>
                      <w:szCs w:val="24"/>
                    </w:rPr>
                  </w:rPrChange>
                </w:rPr>
                <w:t>《家谱研究的历史和现状》</w:t>
              </w:r>
            </w:ins>
            <w:del w:id="319" w:author="goskii" w:date="2026-04-17T21:33:48Z">
              <w:r>
                <w:rPr>
                  <w:rFonts w:ascii="宋体" w:hAnsi="宋体" w:eastAsia="宋体" w:cs="宋体"/>
                  <w:b w:val="0"/>
                  <w:bCs w:val="0"/>
                  <w:i w:val="0"/>
                  <w:iCs w:val="0"/>
                  <w:sz w:val="18"/>
                  <w:szCs w:val="18"/>
                </w:rPr>
                <w:delText>① 第二届图书馆法与知识产权论坛综述</w:delText>
              </w:r>
            </w:del>
          </w:p>
          <w:p w14:paraId="2D5FB163">
            <w:pPr>
              <w:keepNext/>
              <w:snapToGrid w:val="0"/>
              <w:spacing w:before="40" w:after="40"/>
              <w:jc w:val="left"/>
            </w:pPr>
            <w:del w:id="320" w:author="goskii" w:date="2026-04-17T21:33:48Z">
              <w:r>
                <w:rPr>
                  <w:rFonts w:ascii="宋体" w:hAnsi="宋体" w:eastAsia="宋体" w:cs="宋体"/>
                  <w:b w:val="0"/>
                  <w:bCs w:val="0"/>
                  <w:i w:val="0"/>
                  <w:iCs w:val="0"/>
                  <w:sz w:val="18"/>
                  <w:szCs w:val="18"/>
                </w:rPr>
                <w:delText>② 21世纪图书馆学情报学发展趋势学术研讨会在嘉峪关召开</w:delText>
              </w:r>
            </w:del>
          </w:p>
        </w:tc>
      </w:tr>
      <w:tr w14:paraId="5766ECCC">
        <w:tblPrEx>
          <w:tblPrExChange w:id="321"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321"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322"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52E69192">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323"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318718AF">
            <w:pPr>
              <w:keepNext/>
              <w:snapToGrid w:val="0"/>
              <w:spacing w:before="40" w:after="40"/>
              <w:jc w:val="left"/>
            </w:pPr>
            <w:r>
              <w:rPr>
                <w:rFonts w:ascii="宋体" w:hAnsi="宋体" w:eastAsia="宋体" w:cs="宋体"/>
                <w:b w:val="0"/>
                <w:bCs w:val="0"/>
                <w:i w:val="0"/>
                <w:iCs w:val="0"/>
                <w:sz w:val="18"/>
                <w:szCs w:val="18"/>
              </w:rPr>
              <w:t>conference_paper</w:t>
            </w:r>
          </w:p>
        </w:tc>
        <w:tc>
          <w:tcPr>
            <w:tcW w:w="407" w:type="pct"/>
            <w:tcBorders>
              <w:top w:val="nil"/>
              <w:left w:val="nil"/>
              <w:bottom w:val="nil"/>
              <w:right w:val="nil"/>
            </w:tcBorders>
            <w:noWrap w:val="0"/>
            <w:tcMar>
              <w:top w:w="60" w:type="dxa"/>
              <w:left w:w="80" w:type="dxa"/>
              <w:bottom w:w="60" w:type="dxa"/>
              <w:right w:w="80" w:type="dxa"/>
            </w:tcMar>
            <w:vAlign w:val="top"/>
            <w:tcPrChange w:id="324"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0B5E3050">
            <w:pPr>
              <w:keepNext/>
              <w:snapToGrid w:val="0"/>
              <w:spacing w:before="40" w:after="40"/>
              <w:jc w:val="left"/>
            </w:pPr>
            <w:r>
              <w:rPr>
                <w:rFonts w:ascii="宋体" w:hAnsi="宋体" w:eastAsia="宋体" w:cs="宋体"/>
                <w:b w:val="0"/>
                <w:bCs w:val="0"/>
                <w:i w:val="0"/>
                <w:iCs w:val="0"/>
                <w:sz w:val="18"/>
                <w:szCs w:val="18"/>
              </w:rPr>
              <w:t>Artifact &gt; Info &gt; Discursive</w:t>
            </w:r>
          </w:p>
        </w:tc>
        <w:tc>
          <w:tcPr>
            <w:tcW w:w="240" w:type="pct"/>
            <w:tcBorders>
              <w:top w:val="nil"/>
              <w:left w:val="nil"/>
              <w:bottom w:val="nil"/>
              <w:right w:val="nil"/>
            </w:tcBorders>
            <w:noWrap w:val="0"/>
            <w:tcMar>
              <w:top w:w="60" w:type="dxa"/>
              <w:left w:w="80" w:type="dxa"/>
              <w:bottom w:w="60" w:type="dxa"/>
              <w:right w:w="80" w:type="dxa"/>
            </w:tcMar>
            <w:vAlign w:val="top"/>
            <w:tcPrChange w:id="325"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73282AA5">
            <w:pPr>
              <w:keepNext/>
              <w:snapToGrid w:val="0"/>
              <w:spacing w:before="40" w:after="40"/>
              <w:jc w:val="left"/>
            </w:pPr>
            <w:r>
              <w:rPr>
                <w:rFonts w:ascii="宋体" w:hAnsi="宋体" w:eastAsia="宋体" w:cs="宋体"/>
                <w:b/>
                <w:bCs/>
                <w:i w:val="0"/>
                <w:iCs w:val="0"/>
                <w:sz w:val="18"/>
                <w:szCs w:val="18"/>
              </w:rPr>
              <w:t>会议论文</w:t>
            </w:r>
          </w:p>
        </w:tc>
        <w:tc>
          <w:tcPr>
            <w:tcW w:w="498" w:type="pct"/>
            <w:tcBorders>
              <w:top w:val="nil"/>
              <w:left w:val="nil"/>
              <w:bottom w:val="nil"/>
              <w:right w:val="nil"/>
            </w:tcBorders>
            <w:noWrap w:val="0"/>
            <w:tcMar>
              <w:top w:w="60" w:type="dxa"/>
              <w:left w:w="80" w:type="dxa"/>
              <w:bottom w:w="60" w:type="dxa"/>
              <w:right w:w="80" w:type="dxa"/>
            </w:tcMar>
            <w:vAlign w:val="top"/>
            <w:tcPrChange w:id="326"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1E347144">
            <w:pPr>
              <w:keepNext/>
              <w:snapToGrid w:val="0"/>
              <w:spacing w:before="40" w:after="40"/>
              <w:jc w:val="left"/>
            </w:pPr>
            <w:r>
              <w:rPr>
                <w:rFonts w:ascii="宋体" w:hAnsi="宋体" w:eastAsia="宋体" w:cs="宋体"/>
                <w:b w:val="0"/>
                <w:bCs w:val="0"/>
                <w:i w:val="0"/>
                <w:iCs w:val="0"/>
                <w:sz w:val="18"/>
                <w:szCs w:val="18"/>
              </w:rPr>
              <w:t>发表于学术会议论文集的论文，引用中明确含有会议名称、届次或会议论文集名称。</w:t>
            </w:r>
          </w:p>
        </w:tc>
        <w:tc>
          <w:tcPr>
            <w:tcW w:w="1239" w:type="pct"/>
            <w:tcBorders>
              <w:top w:val="nil"/>
              <w:left w:val="nil"/>
              <w:bottom w:val="nil"/>
              <w:right w:val="nil"/>
            </w:tcBorders>
            <w:noWrap w:val="0"/>
            <w:tcMar>
              <w:top w:w="60" w:type="dxa"/>
              <w:left w:w="80" w:type="dxa"/>
              <w:bottom w:w="60" w:type="dxa"/>
              <w:right w:w="80" w:type="dxa"/>
            </w:tcMar>
            <w:vAlign w:val="top"/>
            <w:tcPrChange w:id="327"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38A75F2B">
            <w:pPr>
              <w:keepNext/>
              <w:snapToGrid w:val="0"/>
              <w:spacing w:before="40" w:after="40"/>
              <w:jc w:val="left"/>
            </w:pPr>
            <w:r>
              <w:rPr>
                <w:rFonts w:ascii="宋体" w:hAnsi="宋体" w:eastAsia="宋体" w:cs="宋体"/>
                <w:b w:val="0"/>
                <w:bCs w:val="0"/>
                <w:i w:val="0"/>
                <w:iCs w:val="0"/>
                <w:sz w:val="18"/>
                <w:szCs w:val="18"/>
              </w:rPr>
              <w:t>vs journal_article：会议论文的引用来源是『Proceedings of ...』或具体会议名称而非期刊名。</w:t>
            </w:r>
          </w:p>
        </w:tc>
        <w:tc>
          <w:tcPr>
            <w:tcW w:w="1182" w:type="pct"/>
            <w:tcBorders>
              <w:top w:val="nil"/>
              <w:left w:val="nil"/>
              <w:bottom w:val="nil"/>
              <w:right w:val="nil"/>
            </w:tcBorders>
            <w:noWrap w:val="0"/>
            <w:tcMar>
              <w:top w:w="60" w:type="dxa"/>
              <w:left w:w="80" w:type="dxa"/>
              <w:bottom w:w="60" w:type="dxa"/>
              <w:right w:w="80" w:type="dxa"/>
            </w:tcMar>
            <w:vAlign w:val="top"/>
            <w:tcPrChange w:id="328"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7FE5E08B">
            <w:pPr>
              <w:keepNext/>
              <w:snapToGrid w:val="0"/>
              <w:spacing w:before="40" w:after="40"/>
              <w:jc w:val="left"/>
            </w:pPr>
            <w:del w:id="329" w:author="goskii" w:date="2026-04-19T18:56:53Z">
              <w:r>
                <w:rPr>
                  <w:rFonts w:ascii="宋体" w:hAnsi="宋体" w:eastAsia="宋体" w:cs="宋体"/>
                  <w:b w:val="0"/>
                  <w:bCs w:val="0"/>
                  <w:i w:val="0"/>
                  <w:iCs w:val="0"/>
                  <w:sz w:val="18"/>
                  <w:szCs w:val="18"/>
                </w:rPr>
                <w:delText>来自全国23个省市、自治区的62名代表……有15名代表在大会上发言</w:delText>
              </w:r>
            </w:del>
          </w:p>
        </w:tc>
        <w:tc>
          <w:tcPr>
            <w:tcW w:w="592" w:type="pct"/>
            <w:tcBorders>
              <w:top w:val="nil"/>
              <w:left w:val="nil"/>
              <w:bottom w:val="nil"/>
              <w:right w:val="nil"/>
            </w:tcBorders>
            <w:noWrap w:val="0"/>
            <w:tcMar>
              <w:top w:w="60" w:type="dxa"/>
              <w:left w:w="80" w:type="dxa"/>
              <w:bottom w:w="60" w:type="dxa"/>
              <w:right w:w="80" w:type="dxa"/>
            </w:tcMar>
            <w:vAlign w:val="top"/>
            <w:tcPrChange w:id="330"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11B58E85">
            <w:pPr>
              <w:keepNext/>
              <w:snapToGrid w:val="0"/>
              <w:spacing w:before="40" w:after="40"/>
              <w:jc w:val="left"/>
            </w:pPr>
            <w:del w:id="331" w:author="goskii" w:date="2026-04-19T18:56:55Z">
              <w:r>
                <w:rPr>
                  <w:rFonts w:ascii="宋体" w:hAnsi="宋体" w:eastAsia="宋体" w:cs="宋体"/>
                  <w:b w:val="0"/>
                  <w:bCs w:val="0"/>
                  <w:i w:val="0"/>
                  <w:iCs w:val="0"/>
                  <w:sz w:val="18"/>
                  <w:szCs w:val="18"/>
                </w:rPr>
                <w:delText>21世纪图书馆学情报学发展趋势学术研讨会在嘉峪关召开</w:delText>
              </w:r>
            </w:del>
          </w:p>
        </w:tc>
      </w:tr>
      <w:tr w14:paraId="6B5DB4BB">
        <w:tblPrEx>
          <w:tblPrExChange w:id="332"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332"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333"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7754D184">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334"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73E641CC">
            <w:pPr>
              <w:keepNext/>
              <w:snapToGrid w:val="0"/>
              <w:spacing w:before="40" w:after="40"/>
              <w:jc w:val="left"/>
            </w:pPr>
            <w:r>
              <w:rPr>
                <w:rFonts w:ascii="宋体" w:hAnsi="宋体" w:eastAsia="宋体" w:cs="宋体"/>
                <w:b w:val="0"/>
                <w:bCs w:val="0"/>
                <w:i w:val="0"/>
                <w:iCs w:val="0"/>
                <w:sz w:val="18"/>
                <w:szCs w:val="18"/>
              </w:rPr>
              <w:t>book</w:t>
            </w:r>
          </w:p>
        </w:tc>
        <w:tc>
          <w:tcPr>
            <w:tcW w:w="407" w:type="pct"/>
            <w:tcBorders>
              <w:top w:val="nil"/>
              <w:left w:val="nil"/>
              <w:bottom w:val="nil"/>
              <w:right w:val="nil"/>
            </w:tcBorders>
            <w:noWrap w:val="0"/>
            <w:tcMar>
              <w:top w:w="60" w:type="dxa"/>
              <w:left w:w="80" w:type="dxa"/>
              <w:bottom w:w="60" w:type="dxa"/>
              <w:right w:w="80" w:type="dxa"/>
            </w:tcMar>
            <w:vAlign w:val="top"/>
            <w:tcPrChange w:id="335"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55E310C4">
            <w:pPr>
              <w:keepNext/>
              <w:snapToGrid w:val="0"/>
              <w:spacing w:before="40" w:after="40"/>
              <w:jc w:val="left"/>
            </w:pPr>
            <w:r>
              <w:rPr>
                <w:rFonts w:ascii="宋体" w:hAnsi="宋体" w:eastAsia="宋体" w:cs="宋体"/>
                <w:b w:val="0"/>
                <w:bCs w:val="0"/>
                <w:i w:val="0"/>
                <w:iCs w:val="0"/>
                <w:sz w:val="18"/>
                <w:szCs w:val="18"/>
              </w:rPr>
              <w:t>Artifact &gt; Info &gt; Discursive</w:t>
            </w:r>
          </w:p>
        </w:tc>
        <w:tc>
          <w:tcPr>
            <w:tcW w:w="240" w:type="pct"/>
            <w:tcBorders>
              <w:top w:val="nil"/>
              <w:left w:val="nil"/>
              <w:bottom w:val="nil"/>
              <w:right w:val="nil"/>
            </w:tcBorders>
            <w:noWrap w:val="0"/>
            <w:tcMar>
              <w:top w:w="60" w:type="dxa"/>
              <w:left w:w="80" w:type="dxa"/>
              <w:bottom w:w="60" w:type="dxa"/>
              <w:right w:w="80" w:type="dxa"/>
            </w:tcMar>
            <w:vAlign w:val="top"/>
            <w:tcPrChange w:id="336"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7E526695">
            <w:pPr>
              <w:keepNext/>
              <w:snapToGrid w:val="0"/>
              <w:spacing w:before="40" w:after="40"/>
              <w:jc w:val="left"/>
            </w:pPr>
            <w:r>
              <w:rPr>
                <w:rFonts w:ascii="宋体" w:hAnsi="宋体" w:eastAsia="宋体" w:cs="宋体"/>
                <w:b/>
                <w:bCs/>
                <w:i w:val="0"/>
                <w:iCs w:val="0"/>
                <w:sz w:val="18"/>
                <w:szCs w:val="18"/>
              </w:rPr>
              <w:t>专著</w:t>
            </w:r>
          </w:p>
        </w:tc>
        <w:tc>
          <w:tcPr>
            <w:tcW w:w="498" w:type="pct"/>
            <w:tcBorders>
              <w:top w:val="nil"/>
              <w:left w:val="nil"/>
              <w:bottom w:val="nil"/>
              <w:right w:val="nil"/>
            </w:tcBorders>
            <w:noWrap w:val="0"/>
            <w:tcMar>
              <w:top w:w="60" w:type="dxa"/>
              <w:left w:w="80" w:type="dxa"/>
              <w:bottom w:w="60" w:type="dxa"/>
              <w:right w:w="80" w:type="dxa"/>
            </w:tcMar>
            <w:vAlign w:val="top"/>
            <w:tcPrChange w:id="337"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59BADBB2">
            <w:pPr>
              <w:keepNext/>
              <w:snapToGrid w:val="0"/>
              <w:spacing w:before="40" w:after="40"/>
              <w:jc w:val="left"/>
            </w:pPr>
            <w:r>
              <w:rPr>
                <w:rFonts w:ascii="宋体" w:hAnsi="宋体" w:eastAsia="宋体" w:cs="宋体"/>
                <w:b w:val="0"/>
                <w:bCs w:val="0"/>
                <w:i w:val="0"/>
                <w:iCs w:val="0"/>
                <w:sz w:val="18"/>
                <w:szCs w:val="18"/>
              </w:rPr>
              <w:t>以独立出版物形式发行的学术著作，有独立 ISBN，整本出版，是人文社科领域最重要的学术成果形式之一。</w:t>
            </w:r>
          </w:p>
        </w:tc>
        <w:tc>
          <w:tcPr>
            <w:tcW w:w="1239" w:type="pct"/>
            <w:tcBorders>
              <w:top w:val="nil"/>
              <w:left w:val="nil"/>
              <w:bottom w:val="nil"/>
              <w:right w:val="nil"/>
            </w:tcBorders>
            <w:noWrap w:val="0"/>
            <w:tcMar>
              <w:top w:w="60" w:type="dxa"/>
              <w:left w:w="80" w:type="dxa"/>
              <w:bottom w:w="60" w:type="dxa"/>
              <w:right w:w="80" w:type="dxa"/>
            </w:tcMar>
            <w:vAlign w:val="top"/>
            <w:tcPrChange w:id="338"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551C7C63">
            <w:pPr>
              <w:keepNext/>
              <w:snapToGrid w:val="0"/>
              <w:spacing w:before="40" w:after="40"/>
              <w:jc w:val="left"/>
            </w:pPr>
            <w:r>
              <w:rPr>
                <w:rFonts w:ascii="宋体" w:hAnsi="宋体" w:eastAsia="宋体" w:cs="宋体"/>
                <w:b w:val="0"/>
                <w:bCs w:val="0"/>
                <w:i w:val="0"/>
                <w:iCs w:val="0"/>
                <w:sz w:val="18"/>
                <w:szCs w:val="18"/>
              </w:rPr>
              <w:t>vs journal_article：专著有独立 ISBN，整本出版，不依附于期刊或会议。vs book_review（新增）：book 是被评的对象，book_review 是对 book 进行评价的文献本身。</w:t>
            </w:r>
          </w:p>
        </w:tc>
        <w:tc>
          <w:tcPr>
            <w:tcW w:w="1182" w:type="pct"/>
            <w:tcBorders>
              <w:top w:val="nil"/>
              <w:left w:val="nil"/>
              <w:bottom w:val="nil"/>
              <w:right w:val="nil"/>
            </w:tcBorders>
            <w:noWrap w:val="0"/>
            <w:tcMar>
              <w:top w:w="60" w:type="dxa"/>
              <w:left w:w="80" w:type="dxa"/>
              <w:bottom w:w="60" w:type="dxa"/>
              <w:right w:w="80" w:type="dxa"/>
            </w:tcMar>
            <w:vAlign w:val="top"/>
            <w:tcPrChange w:id="339"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11BD7499">
            <w:pPr>
              <w:keepNext/>
              <w:snapToGrid w:val="0"/>
              <w:spacing w:before="40" w:after="40"/>
              <w:jc w:val="left"/>
              <w:rPr>
                <w:ins w:id="340" w:author="goskii" w:date="2026-04-20T17:37:01Z"/>
                <w:rFonts w:hint="default"/>
                <w:sz w:val="18"/>
                <w:szCs w:val="18"/>
              </w:rPr>
            </w:pPr>
            <w:ins w:id="341" w:author="goskii" w:date="2026-04-17T20:27:32Z">
              <w:r>
                <w:rPr>
                  <w:rFonts w:hint="default"/>
                  <w:sz w:val="18"/>
                  <w:szCs w:val="18"/>
                  <w:highlight w:val="yellow"/>
                  <w:rPrChange w:id="342" w:author="goskii" w:date="2026-04-17T20:27:59Z">
                    <w:rPr>
                      <w:rFonts w:hint="eastAsia"/>
                    </w:rPr>
                  </w:rPrChange>
                </w:rPr>
                <w:t>新版《图书馆学概论》</w:t>
              </w:r>
            </w:ins>
            <w:ins w:id="343" w:author="goskii" w:date="2026-04-17T20:27:32Z">
              <w:r>
                <w:rPr>
                  <w:rFonts w:hint="default"/>
                  <w:sz w:val="18"/>
                  <w:szCs w:val="18"/>
                </w:rPr>
                <w:t>反映了网络时代国内外图书馆学研究的最新成果。与旧版相比,其观点更新颖,内容更充实,结构更合理,论述更科学,是一部21世纪图书馆学最佳核心课教材。</w:t>
              </w:r>
            </w:ins>
          </w:p>
          <w:p w14:paraId="7FCF9477">
            <w:pPr>
              <w:keepNext/>
              <w:snapToGrid w:val="0"/>
              <w:spacing w:before="40" w:after="40"/>
              <w:jc w:val="left"/>
              <w:rPr>
                <w:ins w:id="344" w:author="goskii" w:date="2026-04-20T17:37:01Z"/>
                <w:rFonts w:hint="default"/>
                <w:sz w:val="18"/>
                <w:szCs w:val="18"/>
              </w:rPr>
            </w:pPr>
          </w:p>
          <w:p w14:paraId="524E3817">
            <w:pPr>
              <w:keepNext/>
              <w:snapToGrid w:val="0"/>
              <w:spacing w:before="40" w:after="40"/>
              <w:jc w:val="left"/>
              <w:rPr>
                <w:rFonts w:hint="eastAsia" w:eastAsia="宋体"/>
                <w:sz w:val="18"/>
                <w:szCs w:val="18"/>
                <w:lang w:val="en-US" w:eastAsia="zh-CN"/>
              </w:rPr>
            </w:pPr>
            <w:ins w:id="345" w:author="goskii" w:date="2026-04-20T17:37:03Z">
              <w:r>
                <w:rPr>
                  <w:rFonts w:hint="eastAsia"/>
                  <w:sz w:val="18"/>
                  <w:szCs w:val="18"/>
                  <w:lang w:val="en-US" w:eastAsia="zh-CN"/>
                </w:rPr>
                <w:t>A</w:t>
              </w:r>
            </w:ins>
            <w:ins w:id="346" w:author="goskii" w:date="2026-04-20T17:37:04Z">
              <w:r>
                <w:rPr>
                  <w:rFonts w:hint="eastAsia"/>
                  <w:sz w:val="18"/>
                  <w:szCs w:val="18"/>
                  <w:lang w:val="en-US" w:eastAsia="zh-CN"/>
                </w:rPr>
                <w:t>：</w:t>
              </w:r>
            </w:ins>
            <w:ins w:id="347" w:author="goskii" w:date="2026-04-20T17:37:11Z">
              <w:r>
                <w:rPr>
                  <w:rFonts w:hint="eastAsia"/>
                  <w:sz w:val="18"/>
                  <w:szCs w:val="18"/>
                  <w:lang w:val="en-US" w:eastAsia="zh-CN"/>
                </w:rPr>
                <w:t>新版《图书馆学概论》</w:t>
              </w:r>
            </w:ins>
          </w:p>
        </w:tc>
        <w:tc>
          <w:tcPr>
            <w:tcW w:w="592" w:type="pct"/>
            <w:tcBorders>
              <w:top w:val="nil"/>
              <w:left w:val="nil"/>
              <w:bottom w:val="nil"/>
              <w:right w:val="nil"/>
            </w:tcBorders>
            <w:noWrap w:val="0"/>
            <w:tcMar>
              <w:top w:w="60" w:type="dxa"/>
              <w:left w:w="80" w:type="dxa"/>
              <w:bottom w:w="60" w:type="dxa"/>
              <w:right w:w="80" w:type="dxa"/>
            </w:tcMar>
            <w:vAlign w:val="top"/>
            <w:tcPrChange w:id="348"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0A08BB6D">
            <w:pPr>
              <w:keepNext/>
              <w:snapToGrid w:val="0"/>
              <w:spacing w:before="40" w:after="40"/>
              <w:jc w:val="left"/>
            </w:pPr>
            <w:ins w:id="349" w:author="goskii" w:date="2026-04-17T20:28:09Z">
              <w:r>
                <w:rPr>
                  <w:rFonts w:hint="default"/>
                  <w:sz w:val="18"/>
                  <w:szCs w:val="18"/>
                </w:rPr>
                <w:t>《新版〈图书馆学概论〉述评》</w:t>
              </w:r>
            </w:ins>
          </w:p>
        </w:tc>
      </w:tr>
      <w:tr w14:paraId="751729D8">
        <w:tblPrEx>
          <w:tblPrExChange w:id="350"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350"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351"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38234D62">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352"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7D8ED731">
            <w:pPr>
              <w:keepNext/>
              <w:snapToGrid w:val="0"/>
              <w:spacing w:before="40" w:after="40"/>
              <w:jc w:val="left"/>
            </w:pPr>
            <w:r>
              <w:rPr>
                <w:rFonts w:ascii="宋体" w:hAnsi="宋体" w:eastAsia="宋体" w:cs="宋体"/>
                <w:b w:val="0"/>
                <w:bCs w:val="0"/>
                <w:i w:val="0"/>
                <w:iCs w:val="0"/>
                <w:sz w:val="18"/>
                <w:szCs w:val="18"/>
              </w:rPr>
              <w:t>thesis</w:t>
            </w:r>
          </w:p>
        </w:tc>
        <w:tc>
          <w:tcPr>
            <w:tcW w:w="407" w:type="pct"/>
            <w:tcBorders>
              <w:top w:val="nil"/>
              <w:left w:val="nil"/>
              <w:bottom w:val="nil"/>
              <w:right w:val="nil"/>
            </w:tcBorders>
            <w:noWrap w:val="0"/>
            <w:tcMar>
              <w:top w:w="60" w:type="dxa"/>
              <w:left w:w="80" w:type="dxa"/>
              <w:bottom w:w="60" w:type="dxa"/>
              <w:right w:w="80" w:type="dxa"/>
            </w:tcMar>
            <w:vAlign w:val="top"/>
            <w:tcPrChange w:id="353"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03862E03">
            <w:pPr>
              <w:keepNext/>
              <w:snapToGrid w:val="0"/>
              <w:spacing w:before="40" w:after="40"/>
              <w:jc w:val="left"/>
            </w:pPr>
            <w:r>
              <w:rPr>
                <w:rFonts w:ascii="宋体" w:hAnsi="宋体" w:eastAsia="宋体" w:cs="宋体"/>
                <w:b w:val="0"/>
                <w:bCs w:val="0"/>
                <w:i w:val="0"/>
                <w:iCs w:val="0"/>
                <w:sz w:val="18"/>
                <w:szCs w:val="18"/>
              </w:rPr>
              <w:t>Artifact &gt; Info &gt; Discursive</w:t>
            </w:r>
          </w:p>
        </w:tc>
        <w:tc>
          <w:tcPr>
            <w:tcW w:w="240" w:type="pct"/>
            <w:tcBorders>
              <w:top w:val="nil"/>
              <w:left w:val="nil"/>
              <w:bottom w:val="nil"/>
              <w:right w:val="nil"/>
            </w:tcBorders>
            <w:noWrap w:val="0"/>
            <w:tcMar>
              <w:top w:w="60" w:type="dxa"/>
              <w:left w:w="80" w:type="dxa"/>
              <w:bottom w:w="60" w:type="dxa"/>
              <w:right w:w="80" w:type="dxa"/>
            </w:tcMar>
            <w:vAlign w:val="top"/>
            <w:tcPrChange w:id="354"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636A177C">
            <w:pPr>
              <w:keepNext/>
              <w:snapToGrid w:val="0"/>
              <w:spacing w:before="40" w:after="40"/>
              <w:jc w:val="left"/>
            </w:pPr>
            <w:r>
              <w:rPr>
                <w:rFonts w:ascii="宋体" w:hAnsi="宋体" w:eastAsia="宋体" w:cs="宋体"/>
                <w:b/>
                <w:bCs/>
                <w:i w:val="0"/>
                <w:iCs w:val="0"/>
                <w:sz w:val="18"/>
                <w:szCs w:val="18"/>
              </w:rPr>
              <w:t>学位论文</w:t>
            </w:r>
          </w:p>
        </w:tc>
        <w:tc>
          <w:tcPr>
            <w:tcW w:w="498" w:type="pct"/>
            <w:tcBorders>
              <w:top w:val="nil"/>
              <w:left w:val="nil"/>
              <w:bottom w:val="nil"/>
              <w:right w:val="nil"/>
            </w:tcBorders>
            <w:noWrap w:val="0"/>
            <w:tcMar>
              <w:top w:w="60" w:type="dxa"/>
              <w:left w:w="80" w:type="dxa"/>
              <w:bottom w:w="60" w:type="dxa"/>
              <w:right w:w="80" w:type="dxa"/>
            </w:tcMar>
            <w:vAlign w:val="top"/>
            <w:tcPrChange w:id="355"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4D4B43A1">
            <w:pPr>
              <w:keepNext/>
              <w:snapToGrid w:val="0"/>
              <w:spacing w:before="40" w:after="40"/>
              <w:jc w:val="left"/>
            </w:pPr>
            <w:r>
              <w:rPr>
                <w:rFonts w:ascii="宋体" w:hAnsi="宋体" w:eastAsia="宋体" w:cs="宋体"/>
                <w:b w:val="0"/>
                <w:bCs w:val="0"/>
                <w:i w:val="0"/>
                <w:iCs w:val="0"/>
                <w:sz w:val="18"/>
                <w:szCs w:val="18"/>
              </w:rPr>
              <w:t>博士或硕士学位论文，文本中明确提及『博士论文』『硕士论文』或相关表述，通常有学位授予机构信息。</w:t>
            </w:r>
          </w:p>
        </w:tc>
        <w:tc>
          <w:tcPr>
            <w:tcW w:w="1239" w:type="pct"/>
            <w:tcBorders>
              <w:top w:val="nil"/>
              <w:left w:val="nil"/>
              <w:bottom w:val="nil"/>
              <w:right w:val="nil"/>
            </w:tcBorders>
            <w:noWrap w:val="0"/>
            <w:tcMar>
              <w:top w:w="60" w:type="dxa"/>
              <w:left w:w="80" w:type="dxa"/>
              <w:bottom w:w="60" w:type="dxa"/>
              <w:right w:w="80" w:type="dxa"/>
            </w:tcMar>
            <w:vAlign w:val="top"/>
            <w:tcPrChange w:id="356"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421AE7A1">
            <w:pPr>
              <w:keepNext/>
              <w:snapToGrid w:val="0"/>
              <w:spacing w:before="40" w:after="40"/>
              <w:jc w:val="left"/>
            </w:pPr>
            <w:r>
              <w:rPr>
                <w:rFonts w:ascii="宋体" w:hAnsi="宋体" w:eastAsia="宋体" w:cs="宋体"/>
                <w:b w:val="0"/>
                <w:bCs w:val="0"/>
                <w:i w:val="0"/>
                <w:iCs w:val="0"/>
                <w:sz w:val="18"/>
                <w:szCs w:val="18"/>
              </w:rPr>
              <w:t>vs journal_article：学位论文有授予机构、学位级别，未必经过期刊评审。</w:t>
            </w:r>
          </w:p>
        </w:tc>
        <w:tc>
          <w:tcPr>
            <w:tcW w:w="1182" w:type="pct"/>
            <w:tcBorders>
              <w:top w:val="nil"/>
              <w:left w:val="nil"/>
              <w:bottom w:val="nil"/>
              <w:right w:val="nil"/>
            </w:tcBorders>
            <w:noWrap w:val="0"/>
            <w:tcMar>
              <w:top w:w="60" w:type="dxa"/>
              <w:left w:w="80" w:type="dxa"/>
              <w:bottom w:w="60" w:type="dxa"/>
              <w:right w:w="80" w:type="dxa"/>
            </w:tcMar>
            <w:vAlign w:val="top"/>
            <w:tcPrChange w:id="357"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7487F93A">
            <w:pPr>
              <w:keepNext/>
              <w:snapToGrid w:val="0"/>
              <w:spacing w:before="40" w:after="40"/>
              <w:jc w:val="left"/>
            </w:pPr>
          </w:p>
        </w:tc>
        <w:tc>
          <w:tcPr>
            <w:tcW w:w="592" w:type="pct"/>
            <w:tcBorders>
              <w:top w:val="nil"/>
              <w:left w:val="nil"/>
              <w:bottom w:val="nil"/>
              <w:right w:val="nil"/>
            </w:tcBorders>
            <w:noWrap w:val="0"/>
            <w:tcMar>
              <w:top w:w="60" w:type="dxa"/>
              <w:left w:w="80" w:type="dxa"/>
              <w:bottom w:w="60" w:type="dxa"/>
              <w:right w:w="80" w:type="dxa"/>
            </w:tcMar>
            <w:vAlign w:val="top"/>
            <w:tcPrChange w:id="358"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27CA194C">
            <w:pPr>
              <w:keepNext/>
              <w:snapToGrid w:val="0"/>
              <w:spacing w:before="40" w:after="40"/>
              <w:jc w:val="left"/>
            </w:pPr>
          </w:p>
        </w:tc>
      </w:tr>
      <w:tr w14:paraId="763A817D">
        <w:tblPrEx>
          <w:tblPrExChange w:id="359"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359"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360"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6282F053">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361"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51154386">
            <w:pPr>
              <w:keepNext/>
              <w:snapToGrid w:val="0"/>
              <w:spacing w:before="40" w:after="40"/>
              <w:jc w:val="left"/>
            </w:pPr>
            <w:r>
              <w:rPr>
                <w:rFonts w:ascii="宋体" w:hAnsi="宋体" w:eastAsia="宋体" w:cs="宋体"/>
                <w:b w:val="0"/>
                <w:bCs w:val="0"/>
                <w:i w:val="0"/>
                <w:iCs w:val="0"/>
                <w:sz w:val="18"/>
                <w:szCs w:val="18"/>
              </w:rPr>
              <w:t>report</w:t>
            </w:r>
          </w:p>
        </w:tc>
        <w:tc>
          <w:tcPr>
            <w:tcW w:w="407" w:type="pct"/>
            <w:tcBorders>
              <w:top w:val="nil"/>
              <w:left w:val="nil"/>
              <w:bottom w:val="nil"/>
              <w:right w:val="nil"/>
            </w:tcBorders>
            <w:noWrap w:val="0"/>
            <w:tcMar>
              <w:top w:w="60" w:type="dxa"/>
              <w:left w:w="80" w:type="dxa"/>
              <w:bottom w:w="60" w:type="dxa"/>
              <w:right w:w="80" w:type="dxa"/>
            </w:tcMar>
            <w:vAlign w:val="top"/>
            <w:tcPrChange w:id="362"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049624EC">
            <w:pPr>
              <w:keepNext/>
              <w:snapToGrid w:val="0"/>
              <w:spacing w:before="40" w:after="40"/>
              <w:jc w:val="left"/>
            </w:pPr>
            <w:r>
              <w:rPr>
                <w:rFonts w:ascii="宋体" w:hAnsi="宋体" w:eastAsia="宋体" w:cs="宋体"/>
                <w:b w:val="0"/>
                <w:bCs w:val="0"/>
                <w:i w:val="0"/>
                <w:iCs w:val="0"/>
                <w:sz w:val="18"/>
                <w:szCs w:val="18"/>
              </w:rPr>
              <w:t>Artifact &gt; Info &gt; Discursive</w:t>
            </w:r>
          </w:p>
        </w:tc>
        <w:tc>
          <w:tcPr>
            <w:tcW w:w="240" w:type="pct"/>
            <w:tcBorders>
              <w:top w:val="nil"/>
              <w:left w:val="nil"/>
              <w:bottom w:val="nil"/>
              <w:right w:val="nil"/>
            </w:tcBorders>
            <w:noWrap w:val="0"/>
            <w:tcMar>
              <w:top w:w="60" w:type="dxa"/>
              <w:left w:w="80" w:type="dxa"/>
              <w:bottom w:w="60" w:type="dxa"/>
              <w:right w:w="80" w:type="dxa"/>
            </w:tcMar>
            <w:vAlign w:val="top"/>
            <w:tcPrChange w:id="363"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122F1E19">
            <w:pPr>
              <w:keepNext/>
              <w:snapToGrid w:val="0"/>
              <w:spacing w:before="40" w:after="40"/>
              <w:jc w:val="left"/>
            </w:pPr>
            <w:r>
              <w:rPr>
                <w:rFonts w:ascii="宋体" w:hAnsi="宋体" w:eastAsia="宋体" w:cs="宋体"/>
                <w:b/>
                <w:bCs/>
                <w:i w:val="0"/>
                <w:iCs w:val="0"/>
                <w:sz w:val="18"/>
                <w:szCs w:val="18"/>
              </w:rPr>
              <w:t>报告</w:t>
            </w:r>
          </w:p>
        </w:tc>
        <w:tc>
          <w:tcPr>
            <w:tcW w:w="498" w:type="pct"/>
            <w:tcBorders>
              <w:top w:val="nil"/>
              <w:left w:val="nil"/>
              <w:bottom w:val="nil"/>
              <w:right w:val="nil"/>
            </w:tcBorders>
            <w:noWrap w:val="0"/>
            <w:tcMar>
              <w:top w:w="60" w:type="dxa"/>
              <w:left w:w="80" w:type="dxa"/>
              <w:bottom w:w="60" w:type="dxa"/>
              <w:right w:w="80" w:type="dxa"/>
            </w:tcMar>
            <w:vAlign w:val="top"/>
            <w:tcPrChange w:id="364"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73FF2AC2">
            <w:pPr>
              <w:keepNext/>
              <w:snapToGrid w:val="0"/>
              <w:spacing w:before="40" w:after="40"/>
              <w:jc w:val="left"/>
            </w:pPr>
            <w:r>
              <w:rPr>
                <w:rFonts w:ascii="宋体" w:hAnsi="宋体" w:eastAsia="宋体" w:cs="宋体"/>
                <w:b w:val="0"/>
                <w:bCs w:val="0"/>
                <w:i w:val="0"/>
                <w:iCs w:val="0"/>
                <w:sz w:val="18"/>
                <w:szCs w:val="18"/>
              </w:rPr>
              <w:t>研究报告、行业报告、技术报告或机构调研报告，由机构发布而非期刊发表，包括学科评估报告、期刊评价报告等制度性报告。</w:t>
            </w:r>
          </w:p>
        </w:tc>
        <w:tc>
          <w:tcPr>
            <w:tcW w:w="1239" w:type="pct"/>
            <w:tcBorders>
              <w:top w:val="nil"/>
              <w:left w:val="nil"/>
              <w:bottom w:val="nil"/>
              <w:right w:val="nil"/>
            </w:tcBorders>
            <w:noWrap w:val="0"/>
            <w:tcMar>
              <w:top w:w="60" w:type="dxa"/>
              <w:left w:w="80" w:type="dxa"/>
              <w:bottom w:w="60" w:type="dxa"/>
              <w:right w:w="80" w:type="dxa"/>
            </w:tcMar>
            <w:vAlign w:val="top"/>
            <w:tcPrChange w:id="365"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3520F7E0">
            <w:pPr>
              <w:keepNext/>
              <w:snapToGrid w:val="0"/>
              <w:spacing w:before="40" w:after="40"/>
              <w:jc w:val="left"/>
            </w:pPr>
            <w:r>
              <w:rPr>
                <w:rFonts w:ascii="宋体" w:hAnsi="宋体" w:eastAsia="宋体" w:cs="宋体"/>
                <w:b w:val="0"/>
                <w:bCs w:val="0"/>
                <w:i w:val="0"/>
                <w:iCs w:val="0"/>
                <w:sz w:val="18"/>
                <w:szCs w:val="18"/>
              </w:rPr>
              <w:t>vs journal_article：report 通常由机构而非期刊发布，无卷期页码。vs policy：policy 是具有约束力的规范性文件，report 是描述性/分析性文件。</w:t>
            </w:r>
          </w:p>
        </w:tc>
        <w:tc>
          <w:tcPr>
            <w:tcW w:w="1182" w:type="pct"/>
            <w:tcBorders>
              <w:top w:val="nil"/>
              <w:left w:val="nil"/>
              <w:bottom w:val="nil"/>
              <w:right w:val="nil"/>
            </w:tcBorders>
            <w:noWrap w:val="0"/>
            <w:tcMar>
              <w:top w:w="60" w:type="dxa"/>
              <w:left w:w="80" w:type="dxa"/>
              <w:bottom w:w="60" w:type="dxa"/>
              <w:right w:w="80" w:type="dxa"/>
            </w:tcMar>
            <w:vAlign w:val="top"/>
            <w:tcPrChange w:id="366"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0338C11B">
            <w:pPr>
              <w:keepNext/>
              <w:snapToGrid w:val="0"/>
              <w:spacing w:before="40" w:after="40"/>
              <w:jc w:val="left"/>
            </w:pPr>
          </w:p>
        </w:tc>
        <w:tc>
          <w:tcPr>
            <w:tcW w:w="592" w:type="pct"/>
            <w:tcBorders>
              <w:top w:val="nil"/>
              <w:left w:val="nil"/>
              <w:bottom w:val="nil"/>
              <w:right w:val="nil"/>
            </w:tcBorders>
            <w:noWrap w:val="0"/>
            <w:tcMar>
              <w:top w:w="60" w:type="dxa"/>
              <w:left w:w="80" w:type="dxa"/>
              <w:bottom w:w="60" w:type="dxa"/>
              <w:right w:w="80" w:type="dxa"/>
            </w:tcMar>
            <w:vAlign w:val="top"/>
            <w:tcPrChange w:id="367"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7DE25317">
            <w:pPr>
              <w:keepNext/>
              <w:snapToGrid w:val="0"/>
              <w:spacing w:before="40" w:after="40"/>
              <w:jc w:val="left"/>
            </w:pPr>
          </w:p>
        </w:tc>
      </w:tr>
      <w:tr w14:paraId="72A4F1A7">
        <w:tblPrEx>
          <w:tblPrExChange w:id="368"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368"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369"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6C96D4BD">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370"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25D5CD3D">
            <w:pPr>
              <w:keepNext/>
              <w:snapToGrid w:val="0"/>
              <w:spacing w:before="40" w:after="40"/>
              <w:jc w:val="left"/>
            </w:pPr>
            <w:r>
              <w:rPr>
                <w:rFonts w:ascii="宋体" w:hAnsi="宋体" w:eastAsia="宋体" w:cs="宋体"/>
                <w:b w:val="0"/>
                <w:bCs w:val="0"/>
                <w:i w:val="0"/>
                <w:iCs w:val="0"/>
                <w:sz w:val="18"/>
                <w:szCs w:val="18"/>
              </w:rPr>
              <w:t>preprint</w:t>
            </w:r>
          </w:p>
        </w:tc>
        <w:tc>
          <w:tcPr>
            <w:tcW w:w="407" w:type="pct"/>
            <w:tcBorders>
              <w:top w:val="nil"/>
              <w:left w:val="nil"/>
              <w:bottom w:val="nil"/>
              <w:right w:val="nil"/>
            </w:tcBorders>
            <w:noWrap w:val="0"/>
            <w:tcMar>
              <w:top w:w="60" w:type="dxa"/>
              <w:left w:w="80" w:type="dxa"/>
              <w:bottom w:w="60" w:type="dxa"/>
              <w:right w:w="80" w:type="dxa"/>
            </w:tcMar>
            <w:vAlign w:val="top"/>
            <w:tcPrChange w:id="371"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6DC4079D">
            <w:pPr>
              <w:keepNext/>
              <w:snapToGrid w:val="0"/>
              <w:spacing w:before="40" w:after="40"/>
              <w:jc w:val="left"/>
            </w:pPr>
            <w:r>
              <w:rPr>
                <w:rFonts w:ascii="宋体" w:hAnsi="宋体" w:eastAsia="宋体" w:cs="宋体"/>
                <w:b w:val="0"/>
                <w:bCs w:val="0"/>
                <w:i w:val="0"/>
                <w:iCs w:val="0"/>
                <w:sz w:val="18"/>
                <w:szCs w:val="18"/>
              </w:rPr>
              <w:t>Artifact &gt; Info &gt; Discursive</w:t>
            </w:r>
          </w:p>
        </w:tc>
        <w:tc>
          <w:tcPr>
            <w:tcW w:w="240" w:type="pct"/>
            <w:tcBorders>
              <w:top w:val="nil"/>
              <w:left w:val="nil"/>
              <w:bottom w:val="nil"/>
              <w:right w:val="nil"/>
            </w:tcBorders>
            <w:noWrap w:val="0"/>
            <w:tcMar>
              <w:top w:w="60" w:type="dxa"/>
              <w:left w:w="80" w:type="dxa"/>
              <w:bottom w:w="60" w:type="dxa"/>
              <w:right w:w="80" w:type="dxa"/>
            </w:tcMar>
            <w:vAlign w:val="top"/>
            <w:tcPrChange w:id="372"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33E0BB2C">
            <w:pPr>
              <w:keepNext/>
              <w:snapToGrid w:val="0"/>
              <w:spacing w:before="40" w:after="40"/>
              <w:jc w:val="left"/>
            </w:pPr>
            <w:r>
              <w:rPr>
                <w:rFonts w:ascii="宋体" w:hAnsi="宋体" w:eastAsia="宋体" w:cs="宋体"/>
                <w:b/>
                <w:bCs/>
                <w:i w:val="0"/>
                <w:iCs w:val="0"/>
                <w:sz w:val="18"/>
                <w:szCs w:val="18"/>
              </w:rPr>
              <w:t>预印本</w:t>
            </w:r>
          </w:p>
        </w:tc>
        <w:tc>
          <w:tcPr>
            <w:tcW w:w="498" w:type="pct"/>
            <w:tcBorders>
              <w:top w:val="nil"/>
              <w:left w:val="nil"/>
              <w:bottom w:val="nil"/>
              <w:right w:val="nil"/>
            </w:tcBorders>
            <w:noWrap w:val="0"/>
            <w:tcMar>
              <w:top w:w="60" w:type="dxa"/>
              <w:left w:w="80" w:type="dxa"/>
              <w:bottom w:w="60" w:type="dxa"/>
              <w:right w:w="80" w:type="dxa"/>
            </w:tcMar>
            <w:vAlign w:val="top"/>
            <w:tcPrChange w:id="373"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295F3753">
            <w:pPr>
              <w:keepNext/>
              <w:snapToGrid w:val="0"/>
              <w:spacing w:before="40" w:after="40"/>
              <w:jc w:val="left"/>
            </w:pPr>
            <w:r>
              <w:rPr>
                <w:rFonts w:ascii="宋体" w:hAnsi="宋体" w:eastAsia="宋体" w:cs="宋体"/>
                <w:b w:val="0"/>
                <w:bCs w:val="0"/>
                <w:i w:val="0"/>
                <w:iCs w:val="0"/>
                <w:sz w:val="18"/>
                <w:szCs w:val="18"/>
              </w:rPr>
              <w:t>未经同行评审的学术文章，发布于 arXiv、SSRN、bioRxiv 等预印本平台，代表作者自存档的研究成果。</w:t>
            </w:r>
          </w:p>
        </w:tc>
        <w:tc>
          <w:tcPr>
            <w:tcW w:w="1239" w:type="pct"/>
            <w:tcBorders>
              <w:top w:val="nil"/>
              <w:left w:val="nil"/>
              <w:bottom w:val="nil"/>
              <w:right w:val="nil"/>
            </w:tcBorders>
            <w:noWrap w:val="0"/>
            <w:tcMar>
              <w:top w:w="60" w:type="dxa"/>
              <w:left w:w="80" w:type="dxa"/>
              <w:bottom w:w="60" w:type="dxa"/>
              <w:right w:w="80" w:type="dxa"/>
            </w:tcMar>
            <w:vAlign w:val="top"/>
            <w:tcPrChange w:id="374"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4C9EA0D2">
            <w:pPr>
              <w:keepNext/>
              <w:snapToGrid w:val="0"/>
              <w:spacing w:before="40" w:after="40"/>
              <w:jc w:val="left"/>
            </w:pPr>
            <w:r>
              <w:rPr>
                <w:rFonts w:ascii="宋体" w:hAnsi="宋体" w:eastAsia="宋体" w:cs="宋体"/>
                <w:b w:val="0"/>
                <w:bCs w:val="0"/>
                <w:i w:val="0"/>
                <w:iCs w:val="0"/>
                <w:sz w:val="18"/>
                <w:szCs w:val="18"/>
              </w:rPr>
              <w:t>vs journal_article：preprint 明确未经同行评审，来源是预印本平台而非期刊。</w:t>
            </w:r>
          </w:p>
        </w:tc>
        <w:tc>
          <w:tcPr>
            <w:tcW w:w="1182" w:type="pct"/>
            <w:tcBorders>
              <w:top w:val="nil"/>
              <w:left w:val="nil"/>
              <w:bottom w:val="nil"/>
              <w:right w:val="nil"/>
            </w:tcBorders>
            <w:noWrap w:val="0"/>
            <w:tcMar>
              <w:top w:w="60" w:type="dxa"/>
              <w:left w:w="80" w:type="dxa"/>
              <w:bottom w:w="60" w:type="dxa"/>
              <w:right w:w="80" w:type="dxa"/>
            </w:tcMar>
            <w:vAlign w:val="top"/>
            <w:tcPrChange w:id="375"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018F8728">
            <w:pPr>
              <w:keepNext/>
              <w:snapToGrid w:val="0"/>
              <w:spacing w:before="40" w:after="40"/>
              <w:jc w:val="left"/>
            </w:pPr>
          </w:p>
        </w:tc>
        <w:tc>
          <w:tcPr>
            <w:tcW w:w="592" w:type="pct"/>
            <w:tcBorders>
              <w:top w:val="nil"/>
              <w:left w:val="nil"/>
              <w:bottom w:val="nil"/>
              <w:right w:val="nil"/>
            </w:tcBorders>
            <w:noWrap w:val="0"/>
            <w:tcMar>
              <w:top w:w="60" w:type="dxa"/>
              <w:left w:w="80" w:type="dxa"/>
              <w:bottom w:w="60" w:type="dxa"/>
              <w:right w:w="80" w:type="dxa"/>
            </w:tcMar>
            <w:vAlign w:val="top"/>
            <w:tcPrChange w:id="376"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2DA764F7">
            <w:pPr>
              <w:keepNext/>
              <w:snapToGrid w:val="0"/>
              <w:spacing w:before="40" w:after="40"/>
              <w:jc w:val="left"/>
            </w:pPr>
          </w:p>
        </w:tc>
      </w:tr>
      <w:tr w14:paraId="50E6A65F">
        <w:tblPrEx>
          <w:tblPrExChange w:id="377"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377"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378"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1DDDF245">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379"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226344B3">
            <w:pPr>
              <w:keepNext/>
              <w:snapToGrid w:val="0"/>
              <w:spacing w:before="40" w:after="40"/>
              <w:jc w:val="left"/>
            </w:pPr>
            <w:r>
              <w:rPr>
                <w:rFonts w:ascii="宋体" w:hAnsi="宋体" w:eastAsia="宋体" w:cs="宋体"/>
                <w:b w:val="0"/>
                <w:bCs w:val="0"/>
                <w:i w:val="0"/>
                <w:iCs w:val="0"/>
                <w:sz w:val="18"/>
                <w:szCs w:val="18"/>
              </w:rPr>
              <w:t>paper</w:t>
            </w:r>
          </w:p>
        </w:tc>
        <w:tc>
          <w:tcPr>
            <w:tcW w:w="407" w:type="pct"/>
            <w:tcBorders>
              <w:top w:val="nil"/>
              <w:left w:val="nil"/>
              <w:bottom w:val="nil"/>
              <w:right w:val="nil"/>
            </w:tcBorders>
            <w:noWrap w:val="0"/>
            <w:tcMar>
              <w:top w:w="60" w:type="dxa"/>
              <w:left w:w="80" w:type="dxa"/>
              <w:bottom w:w="60" w:type="dxa"/>
              <w:right w:w="80" w:type="dxa"/>
            </w:tcMar>
            <w:vAlign w:val="top"/>
            <w:tcPrChange w:id="380"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24B0A3A0">
            <w:pPr>
              <w:keepNext/>
              <w:snapToGrid w:val="0"/>
              <w:spacing w:before="40" w:after="40"/>
              <w:jc w:val="left"/>
            </w:pPr>
            <w:r>
              <w:rPr>
                <w:rFonts w:ascii="宋体" w:hAnsi="宋体" w:eastAsia="宋体" w:cs="宋体"/>
                <w:b w:val="0"/>
                <w:bCs w:val="0"/>
                <w:i w:val="0"/>
                <w:iCs w:val="0"/>
                <w:sz w:val="18"/>
                <w:szCs w:val="18"/>
              </w:rPr>
              <w:t>Artifact &gt; Info &gt; Discursive</w:t>
            </w:r>
          </w:p>
        </w:tc>
        <w:tc>
          <w:tcPr>
            <w:tcW w:w="240" w:type="pct"/>
            <w:tcBorders>
              <w:top w:val="nil"/>
              <w:left w:val="nil"/>
              <w:bottom w:val="nil"/>
              <w:right w:val="nil"/>
            </w:tcBorders>
            <w:noWrap w:val="0"/>
            <w:tcMar>
              <w:top w:w="60" w:type="dxa"/>
              <w:left w:w="80" w:type="dxa"/>
              <w:bottom w:w="60" w:type="dxa"/>
              <w:right w:w="80" w:type="dxa"/>
            </w:tcMar>
            <w:vAlign w:val="top"/>
            <w:tcPrChange w:id="381"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62B166E2">
            <w:pPr>
              <w:keepNext/>
              <w:snapToGrid w:val="0"/>
              <w:spacing w:before="40" w:after="40"/>
              <w:jc w:val="left"/>
            </w:pPr>
            <w:r>
              <w:rPr>
                <w:rFonts w:ascii="宋体" w:hAnsi="宋体" w:eastAsia="宋体" w:cs="宋体"/>
                <w:b/>
                <w:bCs/>
                <w:i w:val="0"/>
                <w:iCs w:val="0"/>
                <w:sz w:val="18"/>
                <w:szCs w:val="18"/>
              </w:rPr>
              <w:t>其他文献论文（兜底）</w:t>
            </w:r>
          </w:p>
        </w:tc>
        <w:tc>
          <w:tcPr>
            <w:tcW w:w="498" w:type="pct"/>
            <w:tcBorders>
              <w:top w:val="nil"/>
              <w:left w:val="nil"/>
              <w:bottom w:val="nil"/>
              <w:right w:val="nil"/>
            </w:tcBorders>
            <w:noWrap w:val="0"/>
            <w:tcMar>
              <w:top w:w="60" w:type="dxa"/>
              <w:left w:w="80" w:type="dxa"/>
              <w:bottom w:w="60" w:type="dxa"/>
              <w:right w:w="80" w:type="dxa"/>
            </w:tcMar>
            <w:vAlign w:val="top"/>
            <w:tcPrChange w:id="382"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718A0297">
            <w:pPr>
              <w:keepNext/>
              <w:snapToGrid w:val="0"/>
              <w:spacing w:before="40" w:after="40"/>
              <w:jc w:val="left"/>
            </w:pPr>
            <w:r>
              <w:rPr>
                <w:rFonts w:ascii="宋体" w:hAnsi="宋体" w:eastAsia="宋体" w:cs="宋体"/>
                <w:b w:val="0"/>
                <w:bCs w:val="0"/>
                <w:i w:val="0"/>
                <w:iCs w:val="0"/>
                <w:sz w:val="18"/>
                <w:szCs w:val="18"/>
              </w:rPr>
              <w:t>无法区分期刊论文、会议论文或其他具体论文类型时使用的兜底类型，应尽量优先识别更具体的子类型。</w:t>
            </w:r>
          </w:p>
        </w:tc>
        <w:tc>
          <w:tcPr>
            <w:tcW w:w="1239" w:type="pct"/>
            <w:tcBorders>
              <w:top w:val="nil"/>
              <w:left w:val="nil"/>
              <w:bottom w:val="nil"/>
              <w:right w:val="nil"/>
            </w:tcBorders>
            <w:noWrap w:val="0"/>
            <w:tcMar>
              <w:top w:w="60" w:type="dxa"/>
              <w:left w:w="80" w:type="dxa"/>
              <w:bottom w:w="60" w:type="dxa"/>
              <w:right w:w="80" w:type="dxa"/>
            </w:tcMar>
            <w:vAlign w:val="top"/>
            <w:tcPrChange w:id="383"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2EC359ED">
            <w:pPr>
              <w:keepNext/>
              <w:snapToGrid w:val="0"/>
              <w:spacing w:before="40" w:after="40"/>
              <w:jc w:val="left"/>
            </w:pPr>
            <w:r>
              <w:rPr>
                <w:rFonts w:ascii="宋体" w:hAnsi="宋体" w:eastAsia="宋体" w:cs="宋体"/>
                <w:b w:val="0"/>
                <w:bCs w:val="0"/>
                <w:i w:val="0"/>
                <w:iCs w:val="0"/>
                <w:sz w:val="18"/>
                <w:szCs w:val="18"/>
              </w:rPr>
              <w:t>仅在来源信息不足以判断具体类型时使用。</w:t>
            </w:r>
          </w:p>
        </w:tc>
        <w:tc>
          <w:tcPr>
            <w:tcW w:w="1182" w:type="pct"/>
            <w:tcBorders>
              <w:top w:val="nil"/>
              <w:left w:val="nil"/>
              <w:bottom w:val="nil"/>
              <w:right w:val="nil"/>
            </w:tcBorders>
            <w:noWrap w:val="0"/>
            <w:tcMar>
              <w:top w:w="60" w:type="dxa"/>
              <w:left w:w="80" w:type="dxa"/>
              <w:bottom w:w="60" w:type="dxa"/>
              <w:right w:w="80" w:type="dxa"/>
            </w:tcMar>
            <w:vAlign w:val="top"/>
            <w:tcPrChange w:id="384"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49D1852B">
            <w:pPr>
              <w:keepNext/>
              <w:snapToGrid w:val="0"/>
              <w:spacing w:before="40" w:after="40"/>
              <w:jc w:val="left"/>
            </w:pPr>
          </w:p>
        </w:tc>
        <w:tc>
          <w:tcPr>
            <w:tcW w:w="592" w:type="pct"/>
            <w:tcBorders>
              <w:top w:val="nil"/>
              <w:left w:val="nil"/>
              <w:bottom w:val="nil"/>
              <w:right w:val="nil"/>
            </w:tcBorders>
            <w:noWrap w:val="0"/>
            <w:tcMar>
              <w:top w:w="60" w:type="dxa"/>
              <w:left w:w="80" w:type="dxa"/>
              <w:bottom w:w="60" w:type="dxa"/>
              <w:right w:w="80" w:type="dxa"/>
            </w:tcMar>
            <w:vAlign w:val="top"/>
            <w:tcPrChange w:id="385"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1D968328">
            <w:pPr>
              <w:keepNext/>
              <w:snapToGrid w:val="0"/>
              <w:spacing w:before="40" w:after="40"/>
              <w:jc w:val="left"/>
            </w:pPr>
          </w:p>
        </w:tc>
      </w:tr>
      <w:tr w14:paraId="76CA994F">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5AB251A9">
            <w:pPr>
              <w:keepNext/>
              <w:snapToGrid w:val="0"/>
              <w:spacing w:before="40" w:after="40"/>
              <w:jc w:val="left"/>
            </w:pPr>
            <w:r>
              <w:rPr>
                <w:rFonts w:ascii="宋体" w:hAnsi="宋体" w:eastAsia="宋体" w:cs="宋体"/>
                <w:b/>
                <w:bCs/>
                <w:i w:val="0"/>
                <w:iCs w:val="0"/>
                <w:sz w:val="20"/>
                <w:szCs w:val="20"/>
              </w:rPr>
              <w:t>2.1.2 OrganizationalWork（组织性知识工具）— 以组织、结构化知识为目的的制品</w:t>
            </w:r>
          </w:p>
        </w:tc>
      </w:tr>
      <w:tr w14:paraId="372C2F68">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3357BFF6">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7D2D0A14">
            <w:pPr>
              <w:keepNext/>
              <w:snapToGrid w:val="0"/>
              <w:spacing w:before="40" w:after="40"/>
              <w:jc w:val="left"/>
            </w:pPr>
            <w:r>
              <w:rPr>
                <w:rFonts w:ascii="宋体" w:hAnsi="宋体" w:eastAsia="宋体" w:cs="宋体"/>
                <w:b w:val="0"/>
                <w:bCs w:val="0"/>
                <w:i w:val="0"/>
                <w:iCs w:val="0"/>
                <w:sz w:val="18"/>
                <w:szCs w:val="18"/>
              </w:rPr>
              <w:t>knowledge_organization_system</w:t>
            </w:r>
          </w:p>
        </w:tc>
        <w:tc>
          <w:tcPr>
            <w:tcW w:w="407" w:type="pct"/>
            <w:tcBorders>
              <w:top w:val="nil"/>
              <w:left w:val="nil"/>
              <w:bottom w:val="nil"/>
              <w:right w:val="nil"/>
            </w:tcBorders>
            <w:noWrap w:val="0"/>
            <w:tcMar>
              <w:top w:w="60" w:type="dxa"/>
              <w:left w:w="80" w:type="dxa"/>
              <w:bottom w:w="60" w:type="dxa"/>
              <w:right w:w="80" w:type="dxa"/>
            </w:tcMar>
            <w:vAlign w:val="top"/>
          </w:tcPr>
          <w:p w14:paraId="5778684F">
            <w:pPr>
              <w:keepNext/>
              <w:snapToGrid w:val="0"/>
              <w:spacing w:before="40" w:after="40"/>
              <w:jc w:val="left"/>
            </w:pPr>
            <w:r>
              <w:rPr>
                <w:rFonts w:ascii="宋体" w:hAnsi="宋体" w:eastAsia="宋体" w:cs="宋体"/>
                <w:b w:val="0"/>
                <w:bCs w:val="0"/>
                <w:i w:val="0"/>
                <w:iCs w:val="0"/>
                <w:sz w:val="18"/>
                <w:szCs w:val="18"/>
              </w:rPr>
              <w:t>Artifact &gt; Info &gt; Organizational</w:t>
            </w:r>
          </w:p>
        </w:tc>
        <w:tc>
          <w:tcPr>
            <w:tcW w:w="240" w:type="pct"/>
            <w:tcBorders>
              <w:top w:val="nil"/>
              <w:left w:val="nil"/>
              <w:bottom w:val="nil"/>
              <w:right w:val="nil"/>
            </w:tcBorders>
            <w:noWrap w:val="0"/>
            <w:tcMar>
              <w:top w:w="60" w:type="dxa"/>
              <w:left w:w="80" w:type="dxa"/>
              <w:bottom w:w="60" w:type="dxa"/>
              <w:right w:w="80" w:type="dxa"/>
            </w:tcMar>
            <w:vAlign w:val="top"/>
          </w:tcPr>
          <w:p w14:paraId="7CD12B61">
            <w:pPr>
              <w:keepNext/>
              <w:snapToGrid w:val="0"/>
              <w:spacing w:before="40" w:after="40"/>
              <w:jc w:val="left"/>
            </w:pPr>
            <w:r>
              <w:rPr>
                <w:rFonts w:ascii="宋体" w:hAnsi="宋体" w:eastAsia="宋体" w:cs="宋体"/>
                <w:b/>
                <w:bCs/>
                <w:i w:val="0"/>
                <w:iCs w:val="0"/>
                <w:sz w:val="18"/>
                <w:szCs w:val="18"/>
              </w:rPr>
              <w:t>知识组织系统</w:t>
            </w:r>
          </w:p>
        </w:tc>
        <w:tc>
          <w:tcPr>
            <w:tcW w:w="498" w:type="pct"/>
            <w:tcBorders>
              <w:top w:val="nil"/>
              <w:left w:val="nil"/>
              <w:bottom w:val="nil"/>
              <w:right w:val="nil"/>
            </w:tcBorders>
            <w:noWrap w:val="0"/>
            <w:tcMar>
              <w:top w:w="60" w:type="dxa"/>
              <w:left w:w="80" w:type="dxa"/>
              <w:bottom w:w="60" w:type="dxa"/>
              <w:right w:w="80" w:type="dxa"/>
            </w:tcMar>
            <w:vAlign w:val="top"/>
          </w:tcPr>
          <w:p w14:paraId="77EC0667">
            <w:pPr>
              <w:keepNext/>
              <w:snapToGrid w:val="0"/>
              <w:spacing w:before="40" w:after="40"/>
              <w:jc w:val="left"/>
            </w:pPr>
            <w:r>
              <w:rPr>
                <w:rFonts w:ascii="宋体" w:hAnsi="宋体" w:eastAsia="宋体" w:cs="宋体"/>
                <w:b w:val="0"/>
                <w:bCs w:val="0"/>
                <w:i w:val="0"/>
                <w:iCs w:val="0"/>
                <w:sz w:val="18"/>
                <w:szCs w:val="18"/>
              </w:rPr>
              <w:t>以结构化方式组织概念和知识的制品，包括分类法、叙词表、本体、受控词表、主题词表等，是图情领域最重要的研究对象和工具之一。</w:t>
            </w:r>
          </w:p>
        </w:tc>
        <w:tc>
          <w:tcPr>
            <w:tcW w:w="1239" w:type="pct"/>
            <w:tcBorders>
              <w:top w:val="nil"/>
              <w:left w:val="nil"/>
              <w:bottom w:val="nil"/>
              <w:right w:val="nil"/>
            </w:tcBorders>
            <w:noWrap w:val="0"/>
            <w:tcMar>
              <w:top w:w="60" w:type="dxa"/>
              <w:left w:w="80" w:type="dxa"/>
              <w:bottom w:w="60" w:type="dxa"/>
              <w:right w:w="80" w:type="dxa"/>
            </w:tcMar>
            <w:vAlign w:val="top"/>
          </w:tcPr>
          <w:p w14:paraId="2A0CC486">
            <w:pPr>
              <w:keepNext/>
              <w:snapToGrid w:val="0"/>
              <w:spacing w:before="40" w:after="40"/>
              <w:jc w:val="left"/>
            </w:pPr>
            <w:r>
              <w:rPr>
                <w:rFonts w:ascii="宋体" w:hAnsi="宋体" w:eastAsia="宋体" w:cs="宋体"/>
                <w:b w:val="0"/>
                <w:bCs w:val="0"/>
                <w:i w:val="0"/>
                <w:iCs w:val="0"/>
                <w:sz w:val="18"/>
                <w:szCs w:val="18"/>
              </w:rPr>
              <w:t>vs metadata_schema：KOS 关注概念关系（上下位、关联关系），metadata_schema 关注描述规则和字段结构。vs index：KOS 是概念组织工具，index 是文献/引文的检索工具。</w:t>
            </w:r>
          </w:p>
        </w:tc>
        <w:tc>
          <w:tcPr>
            <w:tcW w:w="1182" w:type="pct"/>
            <w:tcBorders>
              <w:top w:val="nil"/>
              <w:left w:val="nil"/>
              <w:bottom w:val="nil"/>
              <w:right w:val="nil"/>
            </w:tcBorders>
            <w:shd w:val="clear" w:color="auto" w:fill="auto"/>
            <w:noWrap w:val="0"/>
            <w:tcMar>
              <w:top w:w="60" w:type="dxa"/>
              <w:left w:w="80" w:type="dxa"/>
              <w:bottom w:w="60" w:type="dxa"/>
              <w:right w:w="80" w:type="dxa"/>
            </w:tcMar>
            <w:vAlign w:val="top"/>
          </w:tcPr>
          <w:p w14:paraId="7F8485A3">
            <w:pPr>
              <w:keepNext/>
              <w:snapToGrid w:val="0"/>
              <w:spacing w:before="40" w:after="40"/>
              <w:jc w:val="left"/>
              <w:rPr>
                <w:ins w:id="386" w:author="goskii" w:date="2026-04-20T17:37:15Z"/>
                <w:rFonts w:hint="default"/>
                <w:sz w:val="18"/>
                <w:szCs w:val="18"/>
              </w:rPr>
            </w:pPr>
            <w:ins w:id="387" w:author="goskii" w:date="2026-04-17T20:29:17Z">
              <w:r>
                <w:rPr>
                  <w:rFonts w:hint="default"/>
                  <w:sz w:val="18"/>
                  <w:szCs w:val="18"/>
                </w:rPr>
                <w:t>关于类目虚设问题。这点</w:t>
              </w:r>
            </w:ins>
            <w:ins w:id="388" w:author="goskii" w:date="2026-04-17T20:29:17Z">
              <w:r>
                <w:rPr>
                  <w:rFonts w:hint="default"/>
                  <w:sz w:val="18"/>
                  <w:szCs w:val="18"/>
                  <w:highlight w:val="yellow"/>
                </w:rPr>
                <w:t>《中图法》</w:t>
              </w:r>
            </w:ins>
            <w:ins w:id="389" w:author="goskii" w:date="2026-04-17T20:29:17Z">
              <w:r>
                <w:rPr>
                  <w:rFonts w:hint="default"/>
                  <w:sz w:val="18"/>
                  <w:szCs w:val="18"/>
                </w:rPr>
                <w:t>比较突出,尤以自然科学类为最……不但加重了分类法的篇幅,也给分类员制造了麻烦。这点《科图法》做得比较好,值得借鉴。</w:t>
              </w:r>
            </w:ins>
          </w:p>
          <w:p w14:paraId="69F9D05D">
            <w:pPr>
              <w:keepNext/>
              <w:snapToGrid w:val="0"/>
              <w:spacing w:before="40" w:after="40"/>
              <w:jc w:val="left"/>
              <w:rPr>
                <w:ins w:id="390" w:author="goskii" w:date="2026-04-20T17:37:15Z"/>
                <w:rFonts w:hint="default"/>
                <w:sz w:val="18"/>
                <w:szCs w:val="18"/>
              </w:rPr>
            </w:pPr>
          </w:p>
          <w:p w14:paraId="32D4EFAB">
            <w:pPr>
              <w:keepNext/>
              <w:snapToGrid w:val="0"/>
              <w:spacing w:before="40" w:after="40"/>
              <w:jc w:val="left"/>
              <w:rPr>
                <w:rFonts w:hint="eastAsia" w:eastAsia="宋体"/>
                <w:sz w:val="18"/>
                <w:szCs w:val="18"/>
                <w:lang w:val="en-US" w:eastAsia="zh-CN"/>
              </w:rPr>
            </w:pPr>
            <w:ins w:id="391" w:author="goskii" w:date="2026-04-20T17:37:16Z">
              <w:r>
                <w:rPr>
                  <w:rFonts w:hint="eastAsia"/>
                  <w:sz w:val="18"/>
                  <w:szCs w:val="18"/>
                  <w:lang w:val="en-US" w:eastAsia="zh-CN"/>
                </w:rPr>
                <w:t>A：</w:t>
              </w:r>
            </w:ins>
            <w:ins w:id="392" w:author="goskii" w:date="2026-04-20T17:37:21Z">
              <w:r>
                <w:rPr>
                  <w:rFonts w:hint="eastAsia"/>
                  <w:sz w:val="18"/>
                  <w:szCs w:val="18"/>
                  <w:lang w:val="en-US" w:eastAsia="zh-CN"/>
                </w:rPr>
                <w:t>《</w:t>
              </w:r>
            </w:ins>
            <w:ins w:id="393" w:author="goskii" w:date="2026-04-20T17:37:23Z">
              <w:r>
                <w:rPr>
                  <w:rFonts w:hint="eastAsia"/>
                  <w:sz w:val="18"/>
                  <w:szCs w:val="18"/>
                  <w:lang w:val="en-US" w:eastAsia="zh-CN"/>
                </w:rPr>
                <w:t>中图法</w:t>
              </w:r>
            </w:ins>
            <w:ins w:id="394" w:author="goskii" w:date="2026-04-20T17:37:21Z">
              <w:r>
                <w:rPr>
                  <w:rFonts w:hint="eastAsia"/>
                  <w:sz w:val="18"/>
                  <w:szCs w:val="18"/>
                  <w:lang w:val="en-US" w:eastAsia="zh-CN"/>
                </w:rPr>
                <w:t>》</w:t>
              </w:r>
            </w:ins>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
          <w:p w14:paraId="42519C53">
            <w:pPr>
              <w:keepNext/>
              <w:snapToGrid w:val="0"/>
              <w:spacing w:before="40" w:after="40"/>
              <w:jc w:val="left"/>
            </w:pPr>
            <w:ins w:id="395" w:author="goskii" w:date="2026-04-17T20:29:53Z">
              <w:r>
                <w:rPr>
                  <w:rFonts w:hint="default"/>
                  <w:sz w:val="18"/>
                  <w:szCs w:val="18"/>
                </w:rPr>
                <w:t>《回眸与思考——谈对〈中图法〉编辑、问题与展望》</w:t>
              </w:r>
            </w:ins>
          </w:p>
        </w:tc>
      </w:tr>
      <w:tr w14:paraId="2ADD162B">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19092EFE">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0727E3DE">
            <w:pPr>
              <w:keepNext/>
              <w:snapToGrid w:val="0"/>
              <w:spacing w:before="40" w:after="40"/>
              <w:jc w:val="left"/>
            </w:pPr>
            <w:r>
              <w:rPr>
                <w:rFonts w:ascii="宋体" w:hAnsi="宋体" w:eastAsia="宋体" w:cs="宋体"/>
                <w:b w:val="0"/>
                <w:bCs w:val="0"/>
                <w:i w:val="0"/>
                <w:iCs w:val="0"/>
                <w:sz w:val="18"/>
                <w:szCs w:val="18"/>
              </w:rPr>
              <w:t>metadata_schema</w:t>
            </w:r>
          </w:p>
        </w:tc>
        <w:tc>
          <w:tcPr>
            <w:tcW w:w="407" w:type="pct"/>
            <w:tcBorders>
              <w:top w:val="nil"/>
              <w:left w:val="nil"/>
              <w:bottom w:val="nil"/>
              <w:right w:val="nil"/>
            </w:tcBorders>
            <w:noWrap w:val="0"/>
            <w:tcMar>
              <w:top w:w="60" w:type="dxa"/>
              <w:left w:w="80" w:type="dxa"/>
              <w:bottom w:w="60" w:type="dxa"/>
              <w:right w:w="80" w:type="dxa"/>
            </w:tcMar>
            <w:vAlign w:val="top"/>
          </w:tcPr>
          <w:p w14:paraId="6D7D4FA7">
            <w:pPr>
              <w:keepNext/>
              <w:snapToGrid w:val="0"/>
              <w:spacing w:before="40" w:after="40"/>
              <w:jc w:val="left"/>
            </w:pPr>
            <w:r>
              <w:rPr>
                <w:rFonts w:ascii="宋体" w:hAnsi="宋体" w:eastAsia="宋体" w:cs="宋体"/>
                <w:b w:val="0"/>
                <w:bCs w:val="0"/>
                <w:i w:val="0"/>
                <w:iCs w:val="0"/>
                <w:sz w:val="18"/>
                <w:szCs w:val="18"/>
              </w:rPr>
              <w:t>Artifact &gt; Info &gt; Organizational</w:t>
            </w:r>
          </w:p>
        </w:tc>
        <w:tc>
          <w:tcPr>
            <w:tcW w:w="240" w:type="pct"/>
            <w:tcBorders>
              <w:top w:val="nil"/>
              <w:left w:val="nil"/>
              <w:bottom w:val="nil"/>
              <w:right w:val="nil"/>
            </w:tcBorders>
            <w:noWrap w:val="0"/>
            <w:tcMar>
              <w:top w:w="60" w:type="dxa"/>
              <w:left w:w="80" w:type="dxa"/>
              <w:bottom w:w="60" w:type="dxa"/>
              <w:right w:w="80" w:type="dxa"/>
            </w:tcMar>
            <w:vAlign w:val="top"/>
          </w:tcPr>
          <w:p w14:paraId="0859FBED">
            <w:pPr>
              <w:keepNext/>
              <w:snapToGrid w:val="0"/>
              <w:spacing w:before="40" w:after="40"/>
              <w:jc w:val="left"/>
            </w:pPr>
            <w:r>
              <w:rPr>
                <w:rFonts w:ascii="宋体" w:hAnsi="宋体" w:eastAsia="宋体" w:cs="宋体"/>
                <w:b/>
                <w:bCs/>
                <w:i w:val="0"/>
                <w:iCs w:val="0"/>
                <w:sz w:val="18"/>
                <w:szCs w:val="18"/>
              </w:rPr>
              <w:t>元数据规范</w:t>
            </w:r>
          </w:p>
        </w:tc>
        <w:tc>
          <w:tcPr>
            <w:tcW w:w="498" w:type="pct"/>
            <w:tcBorders>
              <w:top w:val="nil"/>
              <w:left w:val="nil"/>
              <w:bottom w:val="nil"/>
              <w:right w:val="nil"/>
            </w:tcBorders>
            <w:noWrap w:val="0"/>
            <w:tcMar>
              <w:top w:w="60" w:type="dxa"/>
              <w:left w:w="80" w:type="dxa"/>
              <w:bottom w:w="60" w:type="dxa"/>
              <w:right w:w="80" w:type="dxa"/>
            </w:tcMar>
            <w:vAlign w:val="top"/>
          </w:tcPr>
          <w:p w14:paraId="157F3857">
            <w:pPr>
              <w:keepNext/>
              <w:snapToGrid w:val="0"/>
              <w:spacing w:before="40" w:after="40"/>
              <w:jc w:val="left"/>
            </w:pPr>
            <w:r>
              <w:rPr>
                <w:rFonts w:ascii="宋体" w:hAnsi="宋体" w:eastAsia="宋体" w:cs="宋体"/>
                <w:b w:val="0"/>
                <w:bCs w:val="0"/>
                <w:i w:val="0"/>
                <w:iCs w:val="0"/>
                <w:sz w:val="18"/>
                <w:szCs w:val="18"/>
              </w:rPr>
              <w:t>规定如何描述信息资源的著录标准、元数据格式或描述规则，如 Dublin Core、MARC、ISAD(G)、ISO 元数据标准等。</w:t>
            </w:r>
          </w:p>
        </w:tc>
        <w:tc>
          <w:tcPr>
            <w:tcW w:w="1239" w:type="pct"/>
            <w:tcBorders>
              <w:top w:val="nil"/>
              <w:left w:val="nil"/>
              <w:bottom w:val="nil"/>
              <w:right w:val="nil"/>
            </w:tcBorders>
            <w:noWrap w:val="0"/>
            <w:tcMar>
              <w:top w:w="60" w:type="dxa"/>
              <w:left w:w="80" w:type="dxa"/>
              <w:bottom w:w="60" w:type="dxa"/>
              <w:right w:w="80" w:type="dxa"/>
            </w:tcMar>
            <w:vAlign w:val="top"/>
          </w:tcPr>
          <w:p w14:paraId="6F61B4A7">
            <w:pPr>
              <w:keepNext/>
              <w:snapToGrid w:val="0"/>
              <w:spacing w:before="40" w:after="40"/>
              <w:jc w:val="left"/>
            </w:pPr>
            <w:r>
              <w:rPr>
                <w:rFonts w:ascii="宋体" w:hAnsi="宋体" w:eastAsia="宋体" w:cs="宋体"/>
                <w:b w:val="0"/>
                <w:bCs w:val="0"/>
                <w:i w:val="0"/>
                <w:iCs w:val="0"/>
                <w:sz w:val="18"/>
                <w:szCs w:val="18"/>
              </w:rPr>
              <w:t>vs standard：metadata_schema 专指描述规则类规范，standard 更广泛（含技术标准、协议等）。vs knowledge_organization_system：metadata_schema 关注字段结构，KOS 关注概念关系。</w:t>
            </w:r>
          </w:p>
        </w:tc>
        <w:tc>
          <w:tcPr>
            <w:tcW w:w="1182" w:type="pct"/>
            <w:tcBorders>
              <w:top w:val="nil"/>
              <w:left w:val="nil"/>
              <w:bottom w:val="nil"/>
              <w:right w:val="nil"/>
            </w:tcBorders>
            <w:noWrap w:val="0"/>
            <w:tcMar>
              <w:top w:w="60" w:type="dxa"/>
              <w:left w:w="80" w:type="dxa"/>
              <w:bottom w:w="60" w:type="dxa"/>
              <w:right w:w="80" w:type="dxa"/>
            </w:tcMar>
            <w:vAlign w:val="top"/>
          </w:tcPr>
          <w:p w14:paraId="45A7DD85">
            <w:pPr>
              <w:keepNext/>
              <w:snapToGrid w:val="0"/>
              <w:spacing w:before="40" w:after="40"/>
              <w:jc w:val="left"/>
              <w:rPr>
                <w:ins w:id="396" w:author="goskii" w:date="2026-04-20T17:37:26Z"/>
                <w:sz w:val="18"/>
                <w:szCs w:val="18"/>
              </w:rPr>
            </w:pPr>
            <w:ins w:id="397" w:author="goskii" w:date="2026-04-19T18:14:24Z">
              <w:r>
                <w:rPr>
                  <w:sz w:val="18"/>
                  <w:szCs w:val="18"/>
                </w:rPr>
                <w:t>现在两个主要国际数据的标准:一是</w:t>
              </w:r>
            </w:ins>
            <w:ins w:id="398" w:author="goskii" w:date="2026-04-19T18:14:24Z">
              <w:r>
                <w:rPr>
                  <w:sz w:val="18"/>
                  <w:szCs w:val="18"/>
                  <w:highlight w:val="none"/>
                </w:rPr>
                <w:t>欧洲数字图书馆的数据模型</w:t>
              </w:r>
            </w:ins>
            <w:ins w:id="399" w:author="goskii" w:date="2026-04-19T18:14:24Z">
              <w:r>
                <w:rPr>
                  <w:sz w:val="18"/>
                  <w:szCs w:val="18"/>
                  <w:highlight w:val="yellow"/>
                </w:rPr>
                <w:t>(European Data Model,EDM)</w:t>
              </w:r>
            </w:ins>
            <w:ins w:id="400" w:author="goskii" w:date="2026-04-19T18:14:24Z">
              <w:r>
                <w:rPr>
                  <w:sz w:val="18"/>
                  <w:szCs w:val="18"/>
                </w:rPr>
                <w:t>。二是北美主要采用的美国公共数字图书馆数据模型</w:t>
              </w:r>
            </w:ins>
            <w:ins w:id="401" w:author="goskii" w:date="2026-04-19T18:14:24Z">
              <w:r>
                <w:rPr>
                  <w:sz w:val="18"/>
                  <w:szCs w:val="18"/>
                  <w:highlight w:val="yellow"/>
                </w:rPr>
                <w:t>(Digital Public Library of America,DPLA)</w:t>
              </w:r>
            </w:ins>
            <w:ins w:id="402" w:author="goskii" w:date="2026-04-19T18:14:24Z">
              <w:r>
                <w:rPr>
                  <w:sz w:val="18"/>
                  <w:szCs w:val="18"/>
                </w:rPr>
                <w:t>。</w:t>
              </w:r>
            </w:ins>
          </w:p>
          <w:p w14:paraId="2F239AB5">
            <w:pPr>
              <w:keepNext/>
              <w:snapToGrid w:val="0"/>
              <w:spacing w:before="40" w:after="40"/>
              <w:jc w:val="left"/>
              <w:rPr>
                <w:ins w:id="403" w:author="goskii" w:date="2026-04-20T17:37:26Z"/>
                <w:sz w:val="18"/>
                <w:szCs w:val="18"/>
              </w:rPr>
            </w:pPr>
          </w:p>
          <w:p w14:paraId="32A4B5A1">
            <w:pPr>
              <w:keepNext/>
              <w:snapToGrid w:val="0"/>
              <w:spacing w:before="40" w:after="40"/>
              <w:jc w:val="left"/>
              <w:rPr>
                <w:rFonts w:hint="eastAsia" w:eastAsia="宋体"/>
                <w:sz w:val="18"/>
                <w:szCs w:val="18"/>
                <w:lang w:val="en-US" w:eastAsia="zh-CN"/>
              </w:rPr>
            </w:pPr>
            <w:ins w:id="404" w:author="goskii" w:date="2026-04-20T17:37:28Z">
              <w:r>
                <w:rPr>
                  <w:rFonts w:hint="eastAsia"/>
                  <w:sz w:val="18"/>
                  <w:szCs w:val="18"/>
                  <w:lang w:val="en-US" w:eastAsia="zh-CN"/>
                </w:rPr>
                <w:t>A：</w:t>
              </w:r>
            </w:ins>
            <w:ins w:id="405" w:author="goskii" w:date="2026-04-20T17:37:34Z">
              <w:r>
                <w:rPr>
                  <w:sz w:val="18"/>
                  <w:szCs w:val="18"/>
                  <w:highlight w:val="none"/>
                  <w:rPrChange w:id="406" w:author="goskii" w:date="2026-04-20T17:37:44Z">
                    <w:rPr>
                      <w:sz w:val="18"/>
                      <w:szCs w:val="18"/>
                      <w:highlight w:val="yellow"/>
                    </w:rPr>
                  </w:rPrChange>
                </w:rPr>
                <w:t>(European Data Model,EDM)</w:t>
              </w:r>
            </w:ins>
            <w:ins w:id="407" w:author="goskii" w:date="2026-04-20T17:37:36Z">
              <w:r>
                <w:rPr>
                  <w:rFonts w:hint="eastAsia"/>
                  <w:sz w:val="18"/>
                  <w:szCs w:val="18"/>
                  <w:highlight w:val="none"/>
                  <w:lang w:eastAsia="zh-CN"/>
                  <w:rPrChange w:id="408" w:author="goskii" w:date="2026-04-20T17:37:44Z">
                    <w:rPr>
                      <w:rFonts w:hint="eastAsia"/>
                      <w:sz w:val="18"/>
                      <w:szCs w:val="18"/>
                      <w:highlight w:val="yellow"/>
                      <w:lang w:eastAsia="zh-CN"/>
                    </w:rPr>
                  </w:rPrChange>
                </w:rPr>
                <w:t>、</w:t>
              </w:r>
            </w:ins>
            <w:ins w:id="409" w:author="goskii" w:date="2026-04-20T17:37:40Z">
              <w:r>
                <w:rPr>
                  <w:sz w:val="18"/>
                  <w:szCs w:val="18"/>
                  <w:highlight w:val="none"/>
                  <w:rPrChange w:id="410" w:author="goskii" w:date="2026-04-20T17:37:44Z">
                    <w:rPr>
                      <w:sz w:val="18"/>
                      <w:szCs w:val="18"/>
                      <w:highlight w:val="yellow"/>
                    </w:rPr>
                  </w:rPrChange>
                </w:rPr>
                <w:t>(Digital Public Library of America,DPLA)</w:t>
              </w:r>
            </w:ins>
          </w:p>
        </w:tc>
        <w:tc>
          <w:tcPr>
            <w:tcW w:w="592" w:type="pct"/>
            <w:tcBorders>
              <w:top w:val="nil"/>
              <w:left w:val="nil"/>
              <w:bottom w:val="nil"/>
              <w:right w:val="nil"/>
            </w:tcBorders>
            <w:noWrap w:val="0"/>
            <w:tcMar>
              <w:top w:w="60" w:type="dxa"/>
              <w:left w:w="80" w:type="dxa"/>
              <w:bottom w:w="60" w:type="dxa"/>
              <w:right w:w="80" w:type="dxa"/>
            </w:tcMar>
            <w:vAlign w:val="top"/>
          </w:tcPr>
          <w:p w14:paraId="78A3A8E0">
            <w:pPr>
              <w:keepNext/>
              <w:snapToGrid w:val="0"/>
              <w:spacing w:before="40" w:after="40"/>
              <w:jc w:val="left"/>
              <w:rPr>
                <w:rFonts w:hint="eastAsia" w:eastAsia="宋体"/>
                <w:lang w:eastAsia="zh-CN"/>
              </w:rPr>
            </w:pPr>
            <w:ins w:id="411" w:author="goskii" w:date="2026-04-19T18:15:44Z">
              <w:r>
                <w:rPr>
                  <w:rFonts w:hint="eastAsia" w:cs="宋体"/>
                  <w:b w:val="0"/>
                  <w:bCs w:val="0"/>
                  <w:i w:val="0"/>
                  <w:iCs w:val="0"/>
                  <w:sz w:val="18"/>
                  <w:szCs w:val="18"/>
                  <w:lang w:eastAsia="zh-CN"/>
                </w:rPr>
                <w:t>《</w:t>
              </w:r>
            </w:ins>
            <w:ins w:id="412" w:author="goskii" w:date="2026-04-19T18:14:55Z">
              <w:r>
                <w:rPr>
                  <w:rFonts w:hint="eastAsia" w:cs="宋体"/>
                  <w:b w:val="0"/>
                  <w:bCs w:val="0"/>
                  <w:i w:val="0"/>
                  <w:iCs w:val="0"/>
                  <w:sz w:val="18"/>
                  <w:szCs w:val="18"/>
                  <w:lang w:eastAsia="zh-CN"/>
                </w:rPr>
                <w:t>“基于ＣＡＤＡＬ平台的资源共享与 应用”国际研讨会综述</w:t>
              </w:r>
            </w:ins>
            <w:ins w:id="413" w:author="goskii" w:date="2026-04-19T18:14:51Z">
              <w:r>
                <w:rPr>
                  <w:rFonts w:hint="eastAsia" w:cs="宋体"/>
                  <w:b w:val="0"/>
                  <w:bCs w:val="0"/>
                  <w:i w:val="0"/>
                  <w:iCs w:val="0"/>
                  <w:sz w:val="18"/>
                  <w:szCs w:val="18"/>
                  <w:lang w:eastAsia="zh-CN"/>
                </w:rPr>
                <w:t>》</w:t>
              </w:r>
            </w:ins>
          </w:p>
        </w:tc>
      </w:tr>
      <w:tr w14:paraId="06E7BF74">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5E49C156">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68796B03">
            <w:pPr>
              <w:keepNext/>
              <w:snapToGrid w:val="0"/>
              <w:spacing w:before="40" w:after="40"/>
              <w:jc w:val="left"/>
              <w:rPr>
                <w:ins w:id="414" w:author="池林" w:date="2026-09-24T16:22:56Z"/>
                <w:rFonts w:ascii="宋体" w:hAnsi="宋体" w:eastAsia="宋体" w:cs="宋体"/>
                <w:b w:val="0"/>
                <w:bCs w:val="0"/>
                <w:i w:val="0"/>
                <w:iCs w:val="0"/>
                <w:color w:val="auto"/>
                <w:sz w:val="18"/>
                <w:szCs w:val="18"/>
                <w:rPrChange w:id="415" w:author="池林" w:date="2026-09-24T16:23:03Z">
                  <w:rPr>
                    <w:ins w:id="416" w:author="池林" w:date="2026-09-24T16:22:56Z"/>
                    <w:rFonts w:ascii="宋体" w:hAnsi="宋体" w:eastAsia="宋体" w:cs="宋体"/>
                    <w:b w:val="0"/>
                    <w:bCs w:val="0"/>
                    <w:i w:val="0"/>
                    <w:iCs w:val="0"/>
                    <w:sz w:val="18"/>
                    <w:szCs w:val="18"/>
                  </w:rPr>
                </w:rPrChange>
              </w:rPr>
            </w:pPr>
            <w:ins w:id="417" w:author="池林" w:date="2026-09-24T16:22:56Z">
              <w:r>
                <w:rPr>
                  <w:rFonts w:ascii="宋体" w:hAnsi="宋体" w:eastAsia="宋体" w:cs="宋体"/>
                  <w:b w:val="0"/>
                  <w:bCs w:val="0"/>
                  <w:i w:val="0"/>
                  <w:iCs w:val="0"/>
                  <w:color w:val="auto"/>
                  <w:sz w:val="18"/>
                  <w:szCs w:val="18"/>
                  <w:lang w:val="en-US" w:eastAsia="zh-CN"/>
                  <w:rPrChange w:id="418" w:author="池林" w:date="2026-09-24T16:23:03Z">
                    <w:rPr>
                      <w:rFonts w:ascii="宋体" w:hAnsi="宋体" w:eastAsia="宋体" w:cs="宋体"/>
                      <w:b w:val="0"/>
                      <w:bCs w:val="0"/>
                      <w:i w:val="0"/>
                      <w:iCs w:val="0"/>
                      <w:sz w:val="18"/>
                      <w:szCs w:val="18"/>
                      <w:lang w:val="en-US" w:eastAsia="zh-CN"/>
                    </w:rPr>
                  </w:rPrChange>
                </w:rPr>
                <w:t>information_retrieval_resource</w:t>
              </w:r>
            </w:ins>
          </w:p>
          <w:p w14:paraId="729E8C0A">
            <w:pPr>
              <w:keepNext/>
              <w:snapToGrid w:val="0"/>
              <w:spacing w:before="40" w:after="40"/>
              <w:jc w:val="left"/>
            </w:pPr>
            <w:del w:id="420" w:author="池林" w:date="2026-09-24T16:22:56Z">
              <w:r>
                <w:rPr>
                  <w:rFonts w:ascii="宋体" w:hAnsi="宋体" w:eastAsia="宋体" w:cs="宋体"/>
                  <w:b w:val="0"/>
                  <w:bCs w:val="0"/>
                  <w:i w:val="0"/>
                  <w:iCs w:val="0"/>
                  <w:sz w:val="18"/>
                  <w:szCs w:val="18"/>
                </w:rPr>
                <w:delText>reference_tool</w:delText>
              </w:r>
            </w:del>
          </w:p>
        </w:tc>
        <w:tc>
          <w:tcPr>
            <w:tcW w:w="407" w:type="pct"/>
            <w:tcBorders>
              <w:top w:val="nil"/>
              <w:left w:val="nil"/>
              <w:bottom w:val="nil"/>
              <w:right w:val="nil"/>
            </w:tcBorders>
            <w:noWrap w:val="0"/>
            <w:tcMar>
              <w:top w:w="60" w:type="dxa"/>
              <w:left w:w="80" w:type="dxa"/>
              <w:bottom w:w="60" w:type="dxa"/>
              <w:right w:w="80" w:type="dxa"/>
            </w:tcMar>
            <w:vAlign w:val="top"/>
          </w:tcPr>
          <w:p w14:paraId="24A429DF">
            <w:pPr>
              <w:keepNext/>
              <w:snapToGrid w:val="0"/>
              <w:spacing w:before="40" w:after="40"/>
              <w:jc w:val="left"/>
            </w:pPr>
            <w:r>
              <w:rPr>
                <w:rFonts w:ascii="宋体" w:hAnsi="宋体" w:eastAsia="宋体" w:cs="宋体"/>
                <w:b w:val="0"/>
                <w:bCs w:val="0"/>
                <w:i w:val="0"/>
                <w:iCs w:val="0"/>
                <w:sz w:val="18"/>
                <w:szCs w:val="18"/>
              </w:rPr>
              <w:t>Artifact &gt; Info &gt; Organizational</w:t>
            </w:r>
          </w:p>
        </w:tc>
        <w:tc>
          <w:tcPr>
            <w:tcW w:w="240" w:type="pct"/>
            <w:tcBorders>
              <w:top w:val="nil"/>
              <w:left w:val="nil"/>
              <w:bottom w:val="nil"/>
              <w:right w:val="nil"/>
            </w:tcBorders>
            <w:noWrap w:val="0"/>
            <w:tcMar>
              <w:top w:w="60" w:type="dxa"/>
              <w:left w:w="80" w:type="dxa"/>
              <w:bottom w:w="60" w:type="dxa"/>
              <w:right w:w="80" w:type="dxa"/>
            </w:tcMar>
            <w:vAlign w:val="top"/>
          </w:tcPr>
          <w:p w14:paraId="50C4EE30">
            <w:pPr>
              <w:keepNext/>
              <w:snapToGrid w:val="0"/>
              <w:spacing w:before="40" w:after="40"/>
              <w:jc w:val="left"/>
              <w:rPr>
                <w:rFonts w:hint="default" w:eastAsia="宋体"/>
                <w:lang w:val="en-US" w:eastAsia="zh-CN"/>
              </w:rPr>
            </w:pPr>
            <w:del w:id="421" w:author="池林" w:date="2026-09-24T16:23:51Z">
              <w:r>
                <w:rPr>
                  <w:rFonts w:hint="default" w:ascii="宋体" w:hAnsi="宋体" w:eastAsia="宋体" w:cs="宋体"/>
                  <w:b/>
                  <w:bCs/>
                  <w:i w:val="0"/>
                  <w:iCs w:val="0"/>
                  <w:sz w:val="18"/>
                  <w:szCs w:val="18"/>
                  <w:lang w:val="en-US"/>
                </w:rPr>
                <w:delText>参考工具书</w:delText>
              </w:r>
            </w:del>
            <w:ins w:id="422" w:author="池林" w:date="2026-09-24T16:23:53Z">
              <w:r>
                <w:rPr>
                  <w:rFonts w:hint="eastAsia" w:cs="宋体"/>
                  <w:b/>
                  <w:bCs/>
                  <w:i w:val="0"/>
                  <w:iCs w:val="0"/>
                  <w:sz w:val="18"/>
                  <w:szCs w:val="18"/>
                  <w:lang w:val="en-US" w:eastAsia="zh-CN"/>
                </w:rPr>
                <w:t>信息检索</w:t>
              </w:r>
            </w:ins>
            <w:ins w:id="423" w:author="池林" w:date="2026-09-24T16:23:55Z">
              <w:r>
                <w:rPr>
                  <w:rFonts w:hint="eastAsia" w:cs="宋体"/>
                  <w:b/>
                  <w:bCs/>
                  <w:i w:val="0"/>
                  <w:iCs w:val="0"/>
                  <w:sz w:val="18"/>
                  <w:szCs w:val="18"/>
                  <w:lang w:val="en-US" w:eastAsia="zh-CN"/>
                </w:rPr>
                <w:t>资源</w:t>
              </w:r>
            </w:ins>
          </w:p>
        </w:tc>
        <w:tc>
          <w:tcPr>
            <w:tcW w:w="498" w:type="pct"/>
            <w:tcBorders>
              <w:top w:val="nil"/>
              <w:left w:val="nil"/>
              <w:bottom w:val="nil"/>
              <w:right w:val="nil"/>
            </w:tcBorders>
            <w:noWrap w:val="0"/>
            <w:tcMar>
              <w:top w:w="60" w:type="dxa"/>
              <w:left w:w="80" w:type="dxa"/>
              <w:bottom w:w="60" w:type="dxa"/>
              <w:right w:w="80" w:type="dxa"/>
            </w:tcMar>
            <w:vAlign w:val="top"/>
          </w:tcPr>
          <w:p w14:paraId="28BB2046">
            <w:pPr>
              <w:keepNext/>
              <w:snapToGrid w:val="0"/>
              <w:spacing w:before="40" w:after="40"/>
              <w:jc w:val="left"/>
              <w:rPr>
                <w:ins w:id="424" w:author="池林" w:date="2026-09-24T16:24:19Z"/>
                <w:rFonts w:ascii="宋体" w:hAnsi="宋体" w:eastAsia="宋体" w:cs="宋体"/>
                <w:b w:val="0"/>
                <w:bCs w:val="0"/>
                <w:i w:val="0"/>
                <w:iCs w:val="0"/>
                <w:sz w:val="18"/>
                <w:szCs w:val="18"/>
              </w:rPr>
            </w:pPr>
            <w:ins w:id="425" w:author="池林" w:date="2026-09-24T16:24:19Z">
              <w:r>
                <w:rPr>
                  <w:rFonts w:ascii="宋体" w:hAnsi="宋体" w:eastAsia="宋体" w:cs="宋体"/>
                  <w:b w:val="0"/>
                  <w:bCs w:val="0"/>
                  <w:i w:val="0"/>
                  <w:iCs w:val="0"/>
                  <w:sz w:val="18"/>
                  <w:szCs w:val="18"/>
                  <w:lang w:val="en-US" w:eastAsia="zh-CN"/>
                </w:rPr>
                <w:t>以帮助用户发现、查找、定位和核实文献、事实、概念或引用信息为主要目的，并按照一定规则组织信息或检索线索的资源。</w:t>
              </w:r>
            </w:ins>
          </w:p>
          <w:p w14:paraId="35841B41">
            <w:pPr>
              <w:keepNext/>
              <w:snapToGrid w:val="0"/>
              <w:spacing w:before="40" w:after="40"/>
              <w:jc w:val="left"/>
            </w:pPr>
            <w:del w:id="426" w:author="池林" w:date="2026-09-24T16:24:19Z">
              <w:r>
                <w:rPr>
                  <w:rFonts w:ascii="宋体" w:hAnsi="宋体" w:eastAsia="宋体" w:cs="宋体"/>
                  <w:b w:val="0"/>
                  <w:bCs w:val="0"/>
                  <w:i w:val="0"/>
                  <w:iCs w:val="0"/>
                  <w:sz w:val="18"/>
                  <w:szCs w:val="18"/>
                </w:rPr>
                <w:delText>为查阅、核实信息而编制的参考性出版物，包括辞典、百科全书、手册、年鉴、指南等，以提供即时信息检索为核心功能。</w:delText>
              </w:r>
            </w:del>
          </w:p>
        </w:tc>
        <w:tc>
          <w:tcPr>
            <w:tcW w:w="1239" w:type="pct"/>
            <w:tcBorders>
              <w:top w:val="nil"/>
              <w:left w:val="nil"/>
              <w:bottom w:val="nil"/>
              <w:right w:val="nil"/>
            </w:tcBorders>
            <w:noWrap w:val="0"/>
            <w:tcMar>
              <w:top w:w="60" w:type="dxa"/>
              <w:left w:w="80" w:type="dxa"/>
              <w:bottom w:w="60" w:type="dxa"/>
              <w:right w:w="80" w:type="dxa"/>
            </w:tcMar>
            <w:vAlign w:val="top"/>
          </w:tcPr>
          <w:p w14:paraId="1A1607C8">
            <w:pPr>
              <w:keepNext/>
              <w:snapToGrid w:val="0"/>
              <w:spacing w:before="40" w:after="40"/>
              <w:jc w:val="left"/>
              <w:rPr>
                <w:ins w:id="427" w:author="池林" w:date="2026-09-24T16:27:19Z"/>
                <w:rFonts w:ascii="宋体" w:hAnsi="宋体" w:eastAsia="宋体" w:cs="宋体"/>
                <w:b w:val="0"/>
                <w:bCs w:val="0"/>
                <w:i w:val="0"/>
                <w:iCs w:val="0"/>
                <w:sz w:val="18"/>
                <w:szCs w:val="18"/>
              </w:rPr>
            </w:pPr>
            <w:ins w:id="428" w:author="池林" w:date="2026-09-24T16:27:19Z">
              <w:r>
                <w:rPr>
                  <w:rFonts w:ascii="宋体" w:hAnsi="宋体" w:eastAsia="宋体" w:cs="宋体"/>
                  <w:b w:val="0"/>
                  <w:bCs w:val="0"/>
                  <w:i w:val="0"/>
                  <w:iCs w:val="0"/>
                  <w:sz w:val="18"/>
                  <w:szCs w:val="18"/>
                  <w:lang w:val="en-US" w:eastAsia="zh-CN"/>
                </w:rPr>
                <w:t>通常具有词目、释义、书目、文摘或引文条目；文本常描述其收录范围、编排方式、查考便利性、内容准确性或更新情况。这些是判断线索，不要求同时出现。</w:t>
              </w:r>
            </w:ins>
          </w:p>
          <w:p w14:paraId="48072AED">
            <w:pPr>
              <w:keepNext/>
              <w:snapToGrid w:val="0"/>
              <w:spacing w:before="40" w:after="40"/>
              <w:jc w:val="left"/>
            </w:pPr>
            <w:del w:id="429" w:author="池林" w:date="2026-09-24T16:26:08Z">
              <w:r>
                <w:rPr>
                  <w:rFonts w:ascii="宋体" w:hAnsi="宋体" w:eastAsia="宋体" w:cs="宋体"/>
                  <w:b w:val="0"/>
                  <w:bCs w:val="0"/>
                  <w:i w:val="0"/>
                  <w:iCs w:val="0"/>
                  <w:sz w:val="18"/>
                  <w:szCs w:val="18"/>
                </w:rPr>
                <w:delText>vs book：reference_tool 是按条目组织的查阅型工具，不期待通读；book 是有论证结构的连续性阅读文本。</w:delText>
              </w:r>
            </w:del>
          </w:p>
        </w:tc>
        <w:tc>
          <w:tcPr>
            <w:tcW w:w="1182" w:type="pct"/>
            <w:tcBorders>
              <w:top w:val="nil"/>
              <w:left w:val="nil"/>
              <w:bottom w:val="nil"/>
              <w:right w:val="nil"/>
            </w:tcBorders>
            <w:noWrap w:val="0"/>
            <w:tcMar>
              <w:top w:w="60" w:type="dxa"/>
              <w:left w:w="80" w:type="dxa"/>
              <w:bottom w:w="60" w:type="dxa"/>
              <w:right w:w="80" w:type="dxa"/>
            </w:tcMar>
            <w:vAlign w:val="top"/>
          </w:tcPr>
          <w:p w14:paraId="20D18742">
            <w:pPr>
              <w:keepNext/>
              <w:snapToGrid w:val="0"/>
              <w:spacing w:before="40" w:after="40"/>
              <w:jc w:val="left"/>
            </w:pPr>
            <w:del w:id="430" w:author="goskii" w:date="2026-04-19T18:58:17Z">
              <w:r>
                <w:rPr>
                  <w:rFonts w:ascii="宋体" w:hAnsi="宋体" w:eastAsia="宋体" w:cs="宋体"/>
                  <w:b w:val="0"/>
                  <w:bCs w:val="0"/>
                  <w:i w:val="0"/>
                  <w:iCs w:val="0"/>
                  <w:sz w:val="18"/>
                  <w:szCs w:val="18"/>
                </w:rPr>
                <w:delText>在清华大学图书馆数据库导航的页面，除了包含上述常见的文献类型分类，还有数据、词典、数据库集合、网上博物馆、网上书店、化合物性质/结构式等</w:delText>
              </w:r>
            </w:del>
          </w:p>
        </w:tc>
        <w:tc>
          <w:tcPr>
            <w:tcW w:w="592" w:type="pct"/>
            <w:tcBorders>
              <w:top w:val="nil"/>
              <w:left w:val="nil"/>
              <w:bottom w:val="nil"/>
              <w:right w:val="nil"/>
            </w:tcBorders>
            <w:noWrap w:val="0"/>
            <w:tcMar>
              <w:top w:w="60" w:type="dxa"/>
              <w:left w:w="80" w:type="dxa"/>
              <w:bottom w:w="60" w:type="dxa"/>
              <w:right w:w="80" w:type="dxa"/>
            </w:tcMar>
            <w:vAlign w:val="top"/>
          </w:tcPr>
          <w:p w14:paraId="72E153F8">
            <w:pPr>
              <w:keepNext/>
              <w:snapToGrid w:val="0"/>
              <w:spacing w:before="40" w:after="40"/>
              <w:jc w:val="left"/>
            </w:pPr>
            <w:del w:id="431" w:author="goskii" w:date="2026-04-19T18:58:20Z">
              <w:r>
                <w:rPr>
                  <w:rFonts w:ascii="宋体" w:hAnsi="宋体" w:eastAsia="宋体" w:cs="宋体"/>
                  <w:b w:val="0"/>
                  <w:bCs w:val="0"/>
                  <w:i w:val="0"/>
                  <w:iCs w:val="0"/>
                  <w:sz w:val="18"/>
                  <w:szCs w:val="18"/>
                </w:rPr>
                <w:delText>陆雪梅《『985』高校图书馆数据库服务导航现状调研与分析》</w:delText>
              </w:r>
            </w:del>
          </w:p>
        </w:tc>
      </w:tr>
      <w:tr w14:paraId="7BE8F533">
        <w:trPr>
          <w:trHeight w:val="0" w:hRule="atLeast"/>
          <w:jc w:val="center"/>
          <w:del w:id="432" w:author="池林" w:date="2026-09-24T16:24:46Z"/>
        </w:trPr>
        <w:tc>
          <w:tcPr>
            <w:tcW w:w="225" w:type="pct"/>
            <w:tcBorders>
              <w:top w:val="nil"/>
              <w:left w:val="nil"/>
              <w:bottom w:val="nil"/>
              <w:right w:val="nil"/>
            </w:tcBorders>
            <w:noWrap w:val="0"/>
            <w:tcMar>
              <w:top w:w="60" w:type="dxa"/>
              <w:left w:w="80" w:type="dxa"/>
              <w:bottom w:w="60" w:type="dxa"/>
              <w:right w:w="80" w:type="dxa"/>
            </w:tcMar>
            <w:vAlign w:val="top"/>
          </w:tcPr>
          <w:p w14:paraId="132CFB8C">
            <w:pPr>
              <w:keepNext/>
              <w:snapToGrid w:val="0"/>
              <w:spacing w:before="40" w:after="40"/>
              <w:jc w:val="center"/>
              <w:rPr>
                <w:del w:id="433" w:author="池林" w:date="2026-09-24T16:24:46Z"/>
              </w:rPr>
            </w:pPr>
            <w:del w:id="434" w:author="池林" w:date="2026-09-24T16:24:46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
          <w:p w14:paraId="46200332">
            <w:pPr>
              <w:keepNext/>
              <w:snapToGrid w:val="0"/>
              <w:spacing w:before="40" w:after="40"/>
              <w:jc w:val="left"/>
              <w:rPr>
                <w:del w:id="435" w:author="池林" w:date="2026-09-24T16:24:46Z"/>
              </w:rPr>
            </w:pPr>
            <w:del w:id="436" w:author="池林" w:date="2026-09-24T16:24:46Z">
              <w:r>
                <w:rPr>
                  <w:rFonts w:ascii="宋体" w:hAnsi="宋体" w:eastAsia="宋体" w:cs="宋体"/>
                  <w:b w:val="0"/>
                  <w:bCs w:val="0"/>
                  <w:i w:val="0"/>
                  <w:iCs w:val="0"/>
                  <w:sz w:val="18"/>
                  <w:szCs w:val="18"/>
                </w:rPr>
                <w:delText>index</w:delText>
              </w:r>
            </w:del>
          </w:p>
        </w:tc>
        <w:tc>
          <w:tcPr>
            <w:tcW w:w="407" w:type="pct"/>
            <w:tcBorders>
              <w:top w:val="nil"/>
              <w:left w:val="nil"/>
              <w:bottom w:val="nil"/>
              <w:right w:val="nil"/>
            </w:tcBorders>
            <w:noWrap w:val="0"/>
            <w:tcMar>
              <w:top w:w="60" w:type="dxa"/>
              <w:left w:w="80" w:type="dxa"/>
              <w:bottom w:w="60" w:type="dxa"/>
              <w:right w:w="80" w:type="dxa"/>
            </w:tcMar>
            <w:vAlign w:val="top"/>
          </w:tcPr>
          <w:p w14:paraId="50456C1C">
            <w:pPr>
              <w:keepNext/>
              <w:snapToGrid w:val="0"/>
              <w:spacing w:before="40" w:after="40"/>
              <w:jc w:val="left"/>
              <w:rPr>
                <w:del w:id="437" w:author="池林" w:date="2026-09-24T16:24:46Z"/>
              </w:rPr>
            </w:pPr>
            <w:del w:id="438" w:author="池林" w:date="2026-09-24T16:24:46Z">
              <w:r>
                <w:rPr>
                  <w:rFonts w:ascii="宋体" w:hAnsi="宋体" w:eastAsia="宋体" w:cs="宋体"/>
                  <w:b w:val="0"/>
                  <w:bCs w:val="0"/>
                  <w:i w:val="0"/>
                  <w:iCs w:val="0"/>
                  <w:sz w:val="18"/>
                  <w:szCs w:val="18"/>
                </w:rPr>
                <w:delText>Artifact &gt; Info &gt; Organizational</w:delText>
              </w:r>
            </w:del>
          </w:p>
        </w:tc>
        <w:tc>
          <w:tcPr>
            <w:tcW w:w="240" w:type="pct"/>
            <w:tcBorders>
              <w:top w:val="nil"/>
              <w:left w:val="nil"/>
              <w:bottom w:val="nil"/>
              <w:right w:val="nil"/>
            </w:tcBorders>
            <w:noWrap w:val="0"/>
            <w:tcMar>
              <w:top w:w="60" w:type="dxa"/>
              <w:left w:w="80" w:type="dxa"/>
              <w:bottom w:w="60" w:type="dxa"/>
              <w:right w:w="80" w:type="dxa"/>
            </w:tcMar>
            <w:vAlign w:val="top"/>
          </w:tcPr>
          <w:p w14:paraId="5CE44212">
            <w:pPr>
              <w:keepNext/>
              <w:snapToGrid w:val="0"/>
              <w:spacing w:before="40" w:after="40"/>
              <w:jc w:val="left"/>
              <w:rPr>
                <w:del w:id="439" w:author="池林" w:date="2026-09-24T16:24:46Z"/>
              </w:rPr>
            </w:pPr>
            <w:del w:id="440" w:author="池林" w:date="2026-09-24T16:24:46Z">
              <w:r>
                <w:rPr>
                  <w:rFonts w:ascii="宋体" w:hAnsi="宋体" w:eastAsia="宋体" w:cs="宋体"/>
                  <w:b/>
                  <w:bCs/>
                  <w:i w:val="0"/>
                  <w:iCs w:val="0"/>
                  <w:sz w:val="18"/>
                  <w:szCs w:val="18"/>
                </w:rPr>
                <w:delText>索引/引文索引（通用兜底）</w:delText>
              </w:r>
            </w:del>
          </w:p>
        </w:tc>
        <w:tc>
          <w:tcPr>
            <w:tcW w:w="498" w:type="pct"/>
            <w:tcBorders>
              <w:top w:val="nil"/>
              <w:left w:val="nil"/>
              <w:bottom w:val="nil"/>
              <w:right w:val="nil"/>
            </w:tcBorders>
            <w:noWrap w:val="0"/>
            <w:tcMar>
              <w:top w:w="60" w:type="dxa"/>
              <w:left w:w="80" w:type="dxa"/>
              <w:bottom w:w="60" w:type="dxa"/>
              <w:right w:w="80" w:type="dxa"/>
            </w:tcMar>
            <w:vAlign w:val="top"/>
          </w:tcPr>
          <w:p w14:paraId="7A81922F">
            <w:pPr>
              <w:keepNext/>
              <w:snapToGrid w:val="0"/>
              <w:spacing w:before="40" w:after="40"/>
              <w:jc w:val="left"/>
              <w:rPr>
                <w:del w:id="441" w:author="池林" w:date="2026-09-24T16:24:46Z"/>
              </w:rPr>
            </w:pPr>
            <w:del w:id="442" w:author="池林" w:date="2026-09-24T16:24:46Z">
              <w:r>
                <w:rPr>
                  <w:rFonts w:ascii="宋体" w:hAnsi="宋体" w:eastAsia="宋体" w:cs="宋体"/>
                  <w:b w:val="0"/>
                  <w:bCs w:val="0"/>
                  <w:i w:val="0"/>
                  <w:iCs w:val="0"/>
                  <w:sz w:val="18"/>
                  <w:szCs w:val="18"/>
                </w:rPr>
                <w:delText>对文献进行系统组织以便检索的工具，包括文摘索引、引文索引等。作为通用兜底类型，当无法区分更具体的索引子类型时使用。</w:delText>
              </w:r>
            </w:del>
          </w:p>
        </w:tc>
        <w:tc>
          <w:tcPr>
            <w:tcW w:w="1239" w:type="pct"/>
            <w:tcBorders>
              <w:top w:val="nil"/>
              <w:left w:val="nil"/>
              <w:bottom w:val="nil"/>
              <w:right w:val="nil"/>
            </w:tcBorders>
            <w:noWrap w:val="0"/>
            <w:tcMar>
              <w:top w:w="60" w:type="dxa"/>
              <w:left w:w="80" w:type="dxa"/>
              <w:bottom w:w="60" w:type="dxa"/>
              <w:right w:w="80" w:type="dxa"/>
            </w:tcMar>
            <w:vAlign w:val="top"/>
          </w:tcPr>
          <w:p w14:paraId="4499545F">
            <w:pPr>
              <w:keepNext/>
              <w:snapToGrid w:val="0"/>
              <w:spacing w:before="40" w:after="40"/>
              <w:jc w:val="left"/>
              <w:rPr>
                <w:del w:id="443" w:author="池林" w:date="2026-09-24T16:24:46Z"/>
              </w:rPr>
            </w:pPr>
            <w:del w:id="444" w:author="池林" w:date="2026-09-24T16:24:46Z">
              <w:r>
                <w:rPr>
                  <w:rFonts w:ascii="宋体" w:hAnsi="宋体" w:eastAsia="宋体" w:cs="宋体"/>
                  <w:b w:val="0"/>
                  <w:bCs w:val="0"/>
                  <w:i w:val="0"/>
                  <w:iCs w:val="0"/>
                  <w:sz w:val="18"/>
                  <w:szCs w:val="18"/>
                </w:rPr>
                <w:delText>vs database（数据资源）：index 的核心功能是检索/组织，database 的核心功能是数据存储与查询。当评价的是检索功能、收录标准时用 index；当评价的是数据覆盖质量时用 database。</w:delText>
              </w:r>
            </w:del>
          </w:p>
        </w:tc>
        <w:tc>
          <w:tcPr>
            <w:tcW w:w="1182" w:type="pct"/>
            <w:tcBorders>
              <w:top w:val="nil"/>
              <w:left w:val="nil"/>
              <w:bottom w:val="nil"/>
              <w:right w:val="nil"/>
            </w:tcBorders>
            <w:noWrap w:val="0"/>
            <w:tcMar>
              <w:top w:w="60" w:type="dxa"/>
              <w:left w:w="80" w:type="dxa"/>
              <w:bottom w:w="60" w:type="dxa"/>
              <w:right w:w="80" w:type="dxa"/>
            </w:tcMar>
            <w:vAlign w:val="top"/>
          </w:tcPr>
          <w:p w14:paraId="46B1CD58">
            <w:pPr>
              <w:keepNext/>
              <w:snapToGrid w:val="0"/>
              <w:spacing w:before="40" w:after="40"/>
              <w:jc w:val="left"/>
              <w:rPr>
                <w:ins w:id="445" w:author="goskii" w:date="2026-04-20T17:37:49Z"/>
                <w:del w:id="446" w:author="池林" w:date="2026-09-24T16:24:46Z"/>
                <w:rFonts w:ascii="宋体" w:hAnsi="宋体" w:eastAsia="宋体" w:cs="宋体"/>
                <w:b w:val="0"/>
                <w:bCs w:val="0"/>
                <w:i w:val="0"/>
                <w:iCs w:val="0"/>
                <w:sz w:val="18"/>
                <w:szCs w:val="18"/>
              </w:rPr>
            </w:pPr>
            <w:del w:id="447" w:author="池林" w:date="2026-09-24T16:24:46Z">
              <w:r>
                <w:rPr>
                  <w:rFonts w:ascii="宋体" w:hAnsi="宋体" w:eastAsia="宋体" w:cs="宋体"/>
                  <w:b w:val="0"/>
                  <w:bCs w:val="0"/>
                  <w:i w:val="0"/>
                  <w:iCs w:val="0"/>
                  <w:sz w:val="18"/>
                  <w:szCs w:val="18"/>
                </w:rPr>
                <w:delText>本馆自建的学科导航是根据学校的学科设置，将本馆藏有的资源按照学科进行分类，或将学科相关的网络资源进行收集整理</w:delText>
              </w:r>
            </w:del>
            <w:ins w:id="448" w:author="goskii" w:date="2026-04-19T18:16:27Z">
              <w:del w:id="449" w:author="池林" w:date="2026-09-24T16:24:46Z">
                <w:r>
                  <w:rPr>
                    <w:rFonts w:ascii="宋体" w:hAnsi="宋体" w:eastAsia="宋体" w:cs="宋体"/>
                    <w:b w:val="0"/>
                    <w:bCs w:val="0"/>
                    <w:i w:val="0"/>
                    <w:iCs w:val="0"/>
                    <w:sz w:val="18"/>
                    <w:szCs w:val="18"/>
                  </w:rPr>
                  <w:delText>综观</w:delText>
                </w:r>
              </w:del>
            </w:ins>
            <w:ins w:id="450" w:author="goskii" w:date="2026-04-19T18:16:42Z">
              <w:del w:id="451" w:author="池林" w:date="2026-09-24T16:24:46Z">
                <w:r>
                  <w:rPr>
                    <w:rFonts w:hint="eastAsia" w:cs="宋体"/>
                    <w:b w:val="0"/>
                    <w:bCs w:val="0"/>
                    <w:i w:val="0"/>
                    <w:iCs w:val="0"/>
                    <w:sz w:val="18"/>
                    <w:szCs w:val="18"/>
                    <w:lang w:eastAsia="zh-CN"/>
                  </w:rPr>
                  <w:delText>“</w:delText>
                </w:r>
              </w:del>
            </w:ins>
            <w:ins w:id="452" w:author="goskii" w:date="2026-04-19T18:16:27Z">
              <w:del w:id="453" w:author="池林" w:date="2026-09-24T16:24:46Z">
                <w:r>
                  <w:rPr>
                    <w:rFonts w:ascii="宋体" w:hAnsi="宋体" w:eastAsia="宋体" w:cs="宋体"/>
                    <w:b w:val="0"/>
                    <w:bCs w:val="0"/>
                    <w:i w:val="0"/>
                    <w:iCs w:val="0"/>
                    <w:sz w:val="18"/>
                    <w:szCs w:val="18"/>
                    <w:highlight w:val="yellow"/>
                    <w:rPrChange w:id="454" w:author="goskii" w:date="2026-04-19T18:16:39Z">
                      <w:rPr>
                        <w:rFonts w:ascii="宋体" w:hAnsi="宋体" w:eastAsia="宋体" w:cs="宋体"/>
                        <w:b w:val="0"/>
                        <w:bCs w:val="0"/>
                        <w:i w:val="0"/>
                        <w:iCs w:val="0"/>
                        <w:sz w:val="18"/>
                        <w:szCs w:val="18"/>
                      </w:rPr>
                    </w:rPrChange>
                  </w:rPr>
                  <w:delText>分类出版号</w:delText>
                </w:r>
              </w:del>
            </w:ins>
            <w:ins w:id="457" w:author="goskii" w:date="2026-04-19T18:16:45Z">
              <w:del w:id="458" w:author="池林" w:date="2026-09-24T16:24:46Z">
                <w:r>
                  <w:rPr>
                    <w:rFonts w:hint="eastAsia" w:cs="宋体"/>
                    <w:b w:val="0"/>
                    <w:bCs w:val="0"/>
                    <w:i w:val="0"/>
                    <w:iCs w:val="0"/>
                    <w:sz w:val="18"/>
                    <w:szCs w:val="18"/>
                    <w:lang w:eastAsia="zh-CN"/>
                  </w:rPr>
                  <w:delText>”</w:delText>
                </w:r>
              </w:del>
            </w:ins>
            <w:ins w:id="459" w:author="goskii" w:date="2026-04-19T18:16:27Z">
              <w:del w:id="460" w:author="池林" w:date="2026-09-24T16:24:46Z">
                <w:r>
                  <w:rPr>
                    <w:rFonts w:ascii="宋体" w:hAnsi="宋体" w:eastAsia="宋体" w:cs="宋体"/>
                    <w:b w:val="0"/>
                    <w:bCs w:val="0"/>
                    <w:i w:val="0"/>
                    <w:iCs w:val="0"/>
                    <w:sz w:val="18"/>
                    <w:szCs w:val="18"/>
                  </w:rPr>
                  <w:delText>运作所获五个方面的实践效果,明显较之以往各种排架方法的优越性在于:……具有唯一性。排架准确,图书乱架率可为零;方便检索、便于提供,是名符其实的索书号。</w:delText>
                </w:r>
              </w:del>
            </w:ins>
          </w:p>
          <w:p w14:paraId="1AB57BD8">
            <w:pPr>
              <w:keepNext/>
              <w:snapToGrid w:val="0"/>
              <w:spacing w:before="40" w:after="40"/>
              <w:jc w:val="left"/>
              <w:rPr>
                <w:ins w:id="461" w:author="goskii" w:date="2026-04-20T17:37:49Z"/>
                <w:del w:id="462" w:author="池林" w:date="2026-09-24T16:24:46Z"/>
                <w:rFonts w:ascii="宋体" w:hAnsi="宋体" w:eastAsia="宋体" w:cs="宋体"/>
                <w:b w:val="0"/>
                <w:bCs w:val="0"/>
                <w:i w:val="0"/>
                <w:iCs w:val="0"/>
                <w:sz w:val="18"/>
                <w:szCs w:val="18"/>
              </w:rPr>
            </w:pPr>
          </w:p>
          <w:p w14:paraId="48432523">
            <w:pPr>
              <w:keepNext/>
              <w:snapToGrid w:val="0"/>
              <w:spacing w:before="40" w:after="40"/>
              <w:jc w:val="left"/>
              <w:rPr>
                <w:del w:id="463" w:author="池林" w:date="2026-09-24T16:24:46Z"/>
                <w:rFonts w:hint="default" w:ascii="宋体" w:hAnsi="宋体" w:eastAsia="宋体" w:cs="宋体"/>
                <w:b w:val="0"/>
                <w:bCs w:val="0"/>
                <w:i w:val="0"/>
                <w:iCs w:val="0"/>
                <w:sz w:val="18"/>
                <w:szCs w:val="18"/>
                <w:lang w:val="en-US" w:eastAsia="zh-CN"/>
              </w:rPr>
            </w:pPr>
            <w:ins w:id="464" w:author="goskii" w:date="2026-04-20T17:37:50Z">
              <w:del w:id="465" w:author="池林" w:date="2026-09-24T16:24:46Z">
                <w:r>
                  <w:rPr>
                    <w:rFonts w:hint="eastAsia" w:cs="宋体"/>
                    <w:b w:val="0"/>
                    <w:bCs w:val="0"/>
                    <w:i w:val="0"/>
                    <w:iCs w:val="0"/>
                    <w:sz w:val="18"/>
                    <w:szCs w:val="18"/>
                    <w:lang w:val="en-US" w:eastAsia="zh-CN"/>
                  </w:rPr>
                  <w:delText>A</w:delText>
                </w:r>
              </w:del>
            </w:ins>
            <w:ins w:id="466" w:author="goskii" w:date="2026-04-20T17:37:51Z">
              <w:del w:id="467" w:author="池林" w:date="2026-09-24T16:24:46Z">
                <w:r>
                  <w:rPr>
                    <w:rFonts w:hint="eastAsia" w:cs="宋体"/>
                    <w:b w:val="0"/>
                    <w:bCs w:val="0"/>
                    <w:i w:val="0"/>
                    <w:iCs w:val="0"/>
                    <w:sz w:val="18"/>
                    <w:szCs w:val="18"/>
                    <w:lang w:val="en-US" w:eastAsia="zh-CN"/>
                  </w:rPr>
                  <w:delText>：</w:delText>
                </w:r>
              </w:del>
            </w:ins>
            <w:ins w:id="468" w:author="goskii" w:date="2026-04-20T17:37:54Z">
              <w:del w:id="469" w:author="池林" w:date="2026-09-24T16:24:46Z">
                <w:r>
                  <w:rPr>
                    <w:rFonts w:hint="eastAsia" w:cs="宋体"/>
                    <w:b w:val="0"/>
                    <w:bCs w:val="0"/>
                    <w:i w:val="0"/>
                    <w:iCs w:val="0"/>
                    <w:sz w:val="18"/>
                    <w:szCs w:val="18"/>
                    <w:lang w:val="en-US" w:eastAsia="zh-CN"/>
                  </w:rPr>
                  <w:delText>分类出版号</w:delText>
                </w:r>
              </w:del>
            </w:ins>
          </w:p>
        </w:tc>
        <w:tc>
          <w:tcPr>
            <w:tcW w:w="592" w:type="pct"/>
            <w:tcBorders>
              <w:top w:val="nil"/>
              <w:left w:val="nil"/>
              <w:bottom w:val="nil"/>
              <w:right w:val="nil"/>
            </w:tcBorders>
            <w:noWrap w:val="0"/>
            <w:tcMar>
              <w:top w:w="60" w:type="dxa"/>
              <w:left w:w="80" w:type="dxa"/>
              <w:bottom w:w="60" w:type="dxa"/>
              <w:right w:w="80" w:type="dxa"/>
            </w:tcMar>
            <w:vAlign w:val="top"/>
          </w:tcPr>
          <w:p w14:paraId="1F9949D1">
            <w:pPr>
              <w:keepNext/>
              <w:snapToGrid w:val="0"/>
              <w:spacing w:before="40" w:after="40"/>
              <w:jc w:val="left"/>
              <w:rPr>
                <w:del w:id="470" w:author="池林" w:date="2026-09-24T16:24:46Z"/>
              </w:rPr>
            </w:pPr>
            <w:ins w:id="471" w:author="goskii" w:date="2026-04-19T18:17:01Z">
              <w:del w:id="472" w:author="池林" w:date="2026-09-24T16:24:46Z">
                <w:r>
                  <w:rPr>
                    <w:sz w:val="18"/>
                    <w:szCs w:val="18"/>
                    <w:rPrChange w:id="473" w:author="goskii" w:date="2026-04-19T18:17:06Z">
                      <w:rPr/>
                    </w:rPrChange>
                  </w:rPr>
                  <w:delText>《</w:delText>
                </w:r>
              </w:del>
            </w:ins>
            <w:ins w:id="476" w:author="goskii" w:date="2026-04-19T18:17:13Z">
              <w:del w:id="477" w:author="池林" w:date="2026-09-24T16:24:46Z">
                <w:r>
                  <w:rPr>
                    <w:rFonts w:hint="eastAsia"/>
                    <w:sz w:val="18"/>
                    <w:szCs w:val="18"/>
                    <w:lang w:eastAsia="zh-CN"/>
                  </w:rPr>
                  <w:delText>“</w:delText>
                </w:r>
              </w:del>
            </w:ins>
            <w:ins w:id="478" w:author="goskii" w:date="2026-04-19T18:17:01Z">
              <w:del w:id="479" w:author="池林" w:date="2026-09-24T16:24:46Z">
                <w:r>
                  <w:rPr>
                    <w:sz w:val="18"/>
                    <w:szCs w:val="18"/>
                    <w:rPrChange w:id="480" w:author="goskii" w:date="2026-04-19T18:17:06Z">
                      <w:rPr/>
                    </w:rPrChange>
                  </w:rPr>
                  <w:delText>分类出版号</w:delText>
                </w:r>
              </w:del>
            </w:ins>
            <w:ins w:id="483" w:author="goskii" w:date="2026-04-19T18:17:16Z">
              <w:del w:id="484" w:author="池林" w:date="2026-09-24T16:24:46Z">
                <w:r>
                  <w:rPr>
                    <w:rFonts w:hint="eastAsia"/>
                    <w:sz w:val="18"/>
                    <w:szCs w:val="18"/>
                    <w:lang w:eastAsia="zh-CN"/>
                  </w:rPr>
                  <w:delText>”</w:delText>
                </w:r>
              </w:del>
            </w:ins>
            <w:ins w:id="485" w:author="goskii" w:date="2026-04-19T18:17:01Z">
              <w:del w:id="486" w:author="池林" w:date="2026-09-24T16:24:46Z">
                <w:r>
                  <w:rPr>
                    <w:sz w:val="18"/>
                    <w:szCs w:val="18"/>
                    <w:rPrChange w:id="487" w:author="goskii" w:date="2026-04-19T18:17:06Z">
                      <w:rPr/>
                    </w:rPrChange>
                  </w:rPr>
                  <w:delText>运作评述</w:delText>
                </w:r>
              </w:del>
            </w:ins>
            <w:ins w:id="490" w:author="goskii" w:date="2026-04-19T18:17:01Z">
              <w:del w:id="491" w:author="池林" w:date="2026-09-24T16:24:46Z">
                <w:r>
                  <w:rPr>
                    <w:sz w:val="18"/>
                    <w:szCs w:val="18"/>
                    <w:rPrChange w:id="492" w:author="goskii" w:date="2026-04-19T18:17:10Z">
                      <w:rPr/>
                    </w:rPrChange>
                  </w:rPr>
                  <w:delText>》</w:delText>
                </w:r>
              </w:del>
            </w:ins>
          </w:p>
        </w:tc>
      </w:tr>
      <w:tr w14:paraId="1D268420">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60153F39">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065FA70B">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
          <w:p w14:paraId="5E7FCFD9">
            <w:pPr>
              <w:keepNext/>
              <w:snapToGrid w:val="0"/>
              <w:spacing w:before="40" w:after="40"/>
              <w:jc w:val="left"/>
            </w:pPr>
            <w:r>
              <w:rPr>
                <w:rFonts w:ascii="宋体" w:hAnsi="宋体" w:eastAsia="宋体" w:cs="宋体"/>
                <w:b w:val="0"/>
                <w:bCs w:val="0"/>
                <w:i w:val="0"/>
                <w:iCs w:val="0"/>
                <w:sz w:val="18"/>
                <w:szCs w:val="18"/>
              </w:rPr>
              <w:t>Artifact &gt; Info &gt; Organizational</w:t>
            </w:r>
          </w:p>
        </w:tc>
        <w:tc>
          <w:tcPr>
            <w:tcW w:w="240" w:type="pct"/>
            <w:tcBorders>
              <w:top w:val="nil"/>
              <w:left w:val="nil"/>
              <w:bottom w:val="nil"/>
              <w:right w:val="nil"/>
            </w:tcBorders>
            <w:noWrap w:val="0"/>
            <w:tcMar>
              <w:top w:w="60" w:type="dxa"/>
              <w:left w:w="80" w:type="dxa"/>
              <w:bottom w:w="60" w:type="dxa"/>
              <w:right w:w="80" w:type="dxa"/>
            </w:tcMar>
            <w:vAlign w:val="top"/>
          </w:tcPr>
          <w:p w14:paraId="6B3FF9AF">
            <w:pPr>
              <w:keepNext/>
              <w:snapToGrid w:val="0"/>
              <w:spacing w:before="40" w:after="40"/>
              <w:jc w:val="left"/>
            </w:pPr>
            <w:r>
              <w:rPr>
                <w:rFonts w:ascii="宋体" w:hAnsi="宋体" w:eastAsia="宋体" w:cs="宋体"/>
                <w:b/>
                <w:bCs/>
                <w:i w:val="0"/>
                <w:iCs w:val="0"/>
                <w:sz w:val="18"/>
                <w:szCs w:val="18"/>
              </w:rPr>
              <w:t>其他组织性知识工具</w:t>
            </w:r>
          </w:p>
        </w:tc>
        <w:tc>
          <w:tcPr>
            <w:tcW w:w="498" w:type="pct"/>
            <w:tcBorders>
              <w:top w:val="nil"/>
              <w:left w:val="nil"/>
              <w:bottom w:val="nil"/>
              <w:right w:val="nil"/>
            </w:tcBorders>
            <w:noWrap w:val="0"/>
            <w:tcMar>
              <w:top w:w="60" w:type="dxa"/>
              <w:left w:w="80" w:type="dxa"/>
              <w:bottom w:w="60" w:type="dxa"/>
              <w:right w:w="80" w:type="dxa"/>
            </w:tcMar>
            <w:vAlign w:val="top"/>
          </w:tcPr>
          <w:p w14:paraId="00F010A1">
            <w:pPr>
              <w:keepNext/>
              <w:snapToGrid w:val="0"/>
              <w:spacing w:before="40" w:after="40"/>
              <w:jc w:val="left"/>
            </w:pPr>
            <w:r>
              <w:rPr>
                <w:rFonts w:ascii="宋体" w:hAnsi="宋体" w:eastAsia="宋体" w:cs="宋体"/>
                <w:b w:val="0"/>
                <w:bCs w:val="0"/>
                <w:i w:val="0"/>
                <w:iCs w:val="0"/>
                <w:sz w:val="18"/>
                <w:szCs w:val="18"/>
              </w:rPr>
              <w:t>当组织性知识工具无法归入上述所有具体类型时使用，如某类特殊体裁的参考工具或数据组织制品。</w:t>
            </w:r>
          </w:p>
        </w:tc>
        <w:tc>
          <w:tcPr>
            <w:tcW w:w="1239" w:type="pct"/>
            <w:tcBorders>
              <w:top w:val="nil"/>
              <w:left w:val="nil"/>
              <w:bottom w:val="nil"/>
              <w:right w:val="nil"/>
            </w:tcBorders>
            <w:noWrap w:val="0"/>
            <w:tcMar>
              <w:top w:w="60" w:type="dxa"/>
              <w:left w:w="80" w:type="dxa"/>
              <w:bottom w:w="60" w:type="dxa"/>
              <w:right w:w="80" w:type="dxa"/>
            </w:tcMar>
            <w:vAlign w:val="top"/>
          </w:tcPr>
          <w:p w14:paraId="4AA2898E">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
          <w:p w14:paraId="371A62B4">
            <w:pPr>
              <w:keepNext/>
              <w:snapToGrid w:val="0"/>
              <w:spacing w:before="40" w:after="40"/>
              <w:jc w:val="left"/>
            </w:pPr>
            <w:del w:id="495" w:author="goskii" w:date="2026-04-20T17:24:54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
          <w:p w14:paraId="70F5FA43">
            <w:pPr>
              <w:keepNext/>
              <w:snapToGrid w:val="0"/>
              <w:spacing w:before="40" w:after="40"/>
              <w:jc w:val="left"/>
            </w:pPr>
            <w:r>
              <w:rPr>
                <w:rFonts w:ascii="宋体" w:hAnsi="宋体" w:eastAsia="宋体" w:cs="宋体"/>
                <w:b w:val="0"/>
                <w:bCs w:val="0"/>
                <w:i w:val="0"/>
                <w:iCs w:val="0"/>
                <w:sz w:val="18"/>
                <w:szCs w:val="18"/>
              </w:rPr>
              <w:t>—</w:t>
            </w:r>
          </w:p>
        </w:tc>
      </w:tr>
      <w:tr w14:paraId="438A8EF5">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7F3E5915">
            <w:pPr>
              <w:keepNext/>
              <w:snapToGrid w:val="0"/>
              <w:spacing w:before="40" w:after="40"/>
              <w:jc w:val="left"/>
            </w:pPr>
            <w:r>
              <w:rPr>
                <w:rFonts w:ascii="宋体" w:hAnsi="宋体" w:eastAsia="宋体" w:cs="宋体"/>
                <w:b/>
                <w:bCs/>
                <w:i w:val="0"/>
                <w:iCs w:val="0"/>
                <w:sz w:val="20"/>
                <w:szCs w:val="20"/>
              </w:rPr>
              <w:t>2.1.3 EmpiricalArtifact（经验性制品）— 以数据/经验材料形式存在的知识产品</w:t>
            </w:r>
          </w:p>
        </w:tc>
      </w:tr>
      <w:tr w14:paraId="2DF1900D">
        <w:tblPrEx>
          <w:tblPrExChange w:id="496" w:author="goskii" w:date="2026-04-19T18:20:30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496" w:author="goskii" w:date="2026-04-19T18:20:30Z">
            <w:trPr>
              <w:gridBefore w:val="2"/>
              <w:wBefore w:w="70" w:type="dxa"/>
              <w:trHeight w:val="0" w:hRule="atLeast"/>
              <w:jc w:val="center"/>
            </w:trPr>
          </w:trPrChange>
        </w:trPr>
        <w:tc>
          <w:tcPr>
            <w:tcW w:w="225" w:type="pct"/>
            <w:tcBorders>
              <w:top w:val="nil"/>
              <w:left w:val="nil"/>
              <w:bottom w:val="nil"/>
              <w:right w:val="nil"/>
            </w:tcBorders>
            <w:shd w:val="clear" w:color="auto" w:fill="auto"/>
            <w:noWrap w:val="0"/>
            <w:tcMar>
              <w:top w:w="60" w:type="dxa"/>
              <w:left w:w="80" w:type="dxa"/>
              <w:bottom w:w="60" w:type="dxa"/>
              <w:right w:w="80" w:type="dxa"/>
            </w:tcMar>
            <w:vAlign w:val="top"/>
            <w:tcPrChange w:id="497" w:author="goskii" w:date="2026-04-19T18:20:30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4A025A99">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shd w:val="clear" w:color="auto" w:fill="auto"/>
            <w:noWrap w:val="0"/>
            <w:tcMar>
              <w:top w:w="60" w:type="dxa"/>
              <w:left w:w="80" w:type="dxa"/>
              <w:bottom w:w="60" w:type="dxa"/>
              <w:right w:w="80" w:type="dxa"/>
            </w:tcMar>
            <w:vAlign w:val="top"/>
            <w:tcPrChange w:id="498" w:author="goskii" w:date="2026-04-19T18:20:30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3D6F5B8C">
            <w:pPr>
              <w:keepNext/>
              <w:snapToGrid w:val="0"/>
              <w:spacing w:before="40" w:after="40"/>
              <w:jc w:val="left"/>
            </w:pPr>
            <w:r>
              <w:rPr>
                <w:rFonts w:ascii="宋体" w:hAnsi="宋体" w:eastAsia="宋体" w:cs="宋体"/>
                <w:b w:val="0"/>
                <w:bCs w:val="0"/>
                <w:i w:val="0"/>
                <w:iCs w:val="0"/>
                <w:sz w:val="18"/>
                <w:szCs w:val="18"/>
              </w:rPr>
              <w:t>dataset</w:t>
            </w:r>
          </w:p>
        </w:tc>
        <w:tc>
          <w:tcPr>
            <w:tcW w:w="407" w:type="pct"/>
            <w:tcBorders>
              <w:top w:val="nil"/>
              <w:left w:val="nil"/>
              <w:bottom w:val="nil"/>
              <w:right w:val="nil"/>
            </w:tcBorders>
            <w:shd w:val="clear" w:color="auto" w:fill="auto"/>
            <w:noWrap w:val="0"/>
            <w:tcMar>
              <w:top w:w="60" w:type="dxa"/>
              <w:left w:w="80" w:type="dxa"/>
              <w:bottom w:w="60" w:type="dxa"/>
              <w:right w:w="80" w:type="dxa"/>
            </w:tcMar>
            <w:vAlign w:val="top"/>
            <w:tcPrChange w:id="499" w:author="goskii" w:date="2026-04-19T18:20:30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0AD08F75">
            <w:pPr>
              <w:keepNext/>
              <w:snapToGrid w:val="0"/>
              <w:spacing w:before="40" w:after="40"/>
              <w:jc w:val="left"/>
            </w:pPr>
            <w:r>
              <w:rPr>
                <w:rFonts w:ascii="宋体" w:hAnsi="宋体" w:eastAsia="宋体" w:cs="宋体"/>
                <w:b w:val="0"/>
                <w:bCs w:val="0"/>
                <w:i w:val="0"/>
                <w:iCs w:val="0"/>
                <w:sz w:val="18"/>
                <w:szCs w:val="18"/>
              </w:rPr>
              <w:t>Artifact &gt; Info &gt; Empirical</w:t>
            </w:r>
          </w:p>
        </w:tc>
        <w:tc>
          <w:tcPr>
            <w:tcW w:w="240" w:type="pct"/>
            <w:tcBorders>
              <w:top w:val="nil"/>
              <w:left w:val="nil"/>
              <w:bottom w:val="nil"/>
              <w:right w:val="nil"/>
            </w:tcBorders>
            <w:shd w:val="clear" w:color="auto" w:fill="auto"/>
            <w:noWrap w:val="0"/>
            <w:tcMar>
              <w:top w:w="60" w:type="dxa"/>
              <w:left w:w="80" w:type="dxa"/>
              <w:bottom w:w="60" w:type="dxa"/>
              <w:right w:w="80" w:type="dxa"/>
            </w:tcMar>
            <w:vAlign w:val="top"/>
            <w:tcPrChange w:id="500" w:author="goskii" w:date="2026-04-19T18:20:30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58F42D5D">
            <w:pPr>
              <w:keepNext/>
              <w:snapToGrid w:val="0"/>
              <w:spacing w:before="40" w:after="40"/>
              <w:jc w:val="left"/>
            </w:pPr>
            <w:r>
              <w:rPr>
                <w:rFonts w:ascii="宋体" w:hAnsi="宋体" w:eastAsia="宋体" w:cs="宋体"/>
                <w:b/>
                <w:bCs/>
                <w:i w:val="0"/>
                <w:iCs w:val="0"/>
                <w:sz w:val="18"/>
                <w:szCs w:val="18"/>
              </w:rPr>
              <w:t>数据集</w:t>
            </w:r>
          </w:p>
        </w:tc>
        <w:tc>
          <w:tcPr>
            <w:tcW w:w="498" w:type="pct"/>
            <w:tcBorders>
              <w:top w:val="nil"/>
              <w:left w:val="nil"/>
              <w:bottom w:val="nil"/>
              <w:right w:val="nil"/>
            </w:tcBorders>
            <w:shd w:val="clear" w:color="auto" w:fill="auto"/>
            <w:noWrap w:val="0"/>
            <w:tcMar>
              <w:top w:w="60" w:type="dxa"/>
              <w:left w:w="80" w:type="dxa"/>
              <w:bottom w:w="60" w:type="dxa"/>
              <w:right w:w="80" w:type="dxa"/>
            </w:tcMar>
            <w:vAlign w:val="top"/>
            <w:tcPrChange w:id="501" w:author="goskii" w:date="2026-04-19T18:20:30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2475B6E9">
            <w:pPr>
              <w:keepNext/>
              <w:snapToGrid w:val="0"/>
              <w:spacing w:before="40" w:after="40"/>
              <w:jc w:val="left"/>
              <w:rPr>
                <w:ins w:id="502" w:author="池林" w:date="2026-09-24T16:30:19Z"/>
                <w:rFonts w:ascii="宋体" w:hAnsi="宋体" w:eastAsia="宋体" w:cs="宋体"/>
                <w:b w:val="0"/>
                <w:bCs w:val="0"/>
                <w:i w:val="0"/>
                <w:iCs w:val="0"/>
                <w:sz w:val="18"/>
                <w:szCs w:val="18"/>
              </w:rPr>
            </w:pPr>
            <w:ins w:id="503" w:author="池林" w:date="2026-09-24T16:30:19Z">
              <w:r>
                <w:rPr>
                  <w:rFonts w:ascii="宋体" w:hAnsi="宋体" w:eastAsia="宋体" w:cs="宋体"/>
                  <w:b w:val="0"/>
                  <w:bCs w:val="0"/>
                  <w:i w:val="0"/>
                  <w:iCs w:val="0"/>
                  <w:sz w:val="18"/>
                  <w:szCs w:val="18"/>
                  <w:lang w:val="en-US" w:eastAsia="zh-CN"/>
                </w:rPr>
                <w:t>为研究或分析目的，按照一定原则收集、整理形成的具有明确范围的数据集合，可包含数值、文本、语音、图像及其标注，用于统计分析、模型训练、测试或实验验证。</w:t>
              </w:r>
            </w:ins>
          </w:p>
          <w:p w14:paraId="4CA4B244">
            <w:pPr>
              <w:keepNext/>
              <w:snapToGrid w:val="0"/>
              <w:spacing w:before="40" w:after="40"/>
              <w:jc w:val="left"/>
            </w:pPr>
            <w:del w:id="504" w:author="池林" w:date="2026-09-24T16:30:19Z">
              <w:r>
                <w:rPr>
                  <w:rFonts w:ascii="宋体" w:hAnsi="宋体" w:eastAsia="宋体" w:cs="宋体"/>
                  <w:b w:val="0"/>
                  <w:bCs w:val="0"/>
                  <w:i w:val="0"/>
                  <w:iCs w:val="0"/>
                  <w:sz w:val="18"/>
                  <w:szCs w:val="18"/>
                </w:rPr>
                <w:delText>以结构化形式存储的研究数据，可供统计分析、建模或实验验证，如调查数据集、实验数据集、统计数据库等，通常有明确的数据字段和记录结构。</w:delText>
              </w:r>
            </w:del>
          </w:p>
        </w:tc>
        <w:tc>
          <w:tcPr>
            <w:tcW w:w="1239" w:type="pct"/>
            <w:tcBorders>
              <w:top w:val="nil"/>
              <w:left w:val="nil"/>
              <w:bottom w:val="nil"/>
              <w:right w:val="nil"/>
            </w:tcBorders>
            <w:shd w:val="clear" w:color="auto" w:fill="auto"/>
            <w:noWrap w:val="0"/>
            <w:tcMar>
              <w:top w:w="60" w:type="dxa"/>
              <w:left w:w="80" w:type="dxa"/>
              <w:bottom w:w="60" w:type="dxa"/>
              <w:right w:w="80" w:type="dxa"/>
            </w:tcMar>
            <w:vAlign w:val="top"/>
            <w:tcPrChange w:id="505" w:author="goskii" w:date="2026-04-19T18:20:30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1EE0D75F">
            <w:pPr>
              <w:keepNext/>
              <w:snapToGrid w:val="0"/>
              <w:spacing w:before="40" w:after="40"/>
              <w:jc w:val="left"/>
              <w:rPr>
                <w:ins w:id="506" w:author="池林" w:date="2026-09-24T16:29:56Z"/>
                <w:rFonts w:ascii="宋体" w:hAnsi="宋体" w:eastAsia="宋体" w:cs="宋体"/>
                <w:b w:val="0"/>
                <w:bCs w:val="0"/>
                <w:i w:val="0"/>
                <w:iCs w:val="0"/>
                <w:sz w:val="18"/>
                <w:szCs w:val="18"/>
              </w:rPr>
            </w:pPr>
            <w:ins w:id="507" w:author="池林" w:date="2026-09-24T16:29:56Z">
              <w:r>
                <w:rPr>
                  <w:rFonts w:ascii="宋体" w:hAnsi="宋体" w:eastAsia="宋体" w:cs="宋体"/>
                  <w:b w:val="0"/>
                  <w:bCs w:val="0"/>
                  <w:i w:val="0"/>
                  <w:iCs w:val="0"/>
                  <w:sz w:val="18"/>
                  <w:szCs w:val="18"/>
                  <w:lang w:val="en-US" w:eastAsia="zh-CN"/>
                </w:rPr>
                <w:t>强调数据内容及其集合，通常描述数据来源、样本规模、采集方式、标注情况或使用目的。包含原 corpus 类型所指的语料库，不以是否具有表格结构作为分类条件。</w:t>
              </w:r>
            </w:ins>
          </w:p>
          <w:p w14:paraId="11DE3F9A">
            <w:pPr>
              <w:keepNext/>
              <w:snapToGrid w:val="0"/>
              <w:spacing w:before="40" w:after="40"/>
              <w:jc w:val="left"/>
              <w:rPr>
                <w:ins w:id="508" w:author="池林" w:date="2026-09-24T16:29:42Z"/>
                <w:rFonts w:ascii="宋体" w:hAnsi="宋体" w:eastAsia="宋体" w:cs="宋体"/>
                <w:b w:val="0"/>
                <w:bCs w:val="0"/>
                <w:i w:val="0"/>
                <w:iCs w:val="0"/>
                <w:sz w:val="18"/>
                <w:szCs w:val="18"/>
              </w:rPr>
            </w:pPr>
          </w:p>
          <w:p w14:paraId="6FD93ED1">
            <w:pPr>
              <w:keepNext/>
              <w:snapToGrid w:val="0"/>
              <w:spacing w:before="40" w:after="40"/>
              <w:jc w:val="left"/>
            </w:pPr>
            <w:del w:id="509" w:author="池林" w:date="2026-09-24T16:28:56Z">
              <w:r>
                <w:rPr>
                  <w:rFonts w:ascii="宋体" w:hAnsi="宋体" w:eastAsia="宋体" w:cs="宋体"/>
                  <w:b w:val="0"/>
                  <w:bCs w:val="0"/>
                  <w:i w:val="0"/>
                  <w:iCs w:val="0"/>
                  <w:sz w:val="18"/>
                  <w:szCs w:val="18"/>
                </w:rPr>
                <w:delText>vs corpus：dataset 通常是结构化的（表格、数值型），corpus 通常是文本型的（自然语言文本集合）。</w:delText>
              </w:r>
            </w:del>
            <w:r>
              <w:rPr>
                <w:rFonts w:ascii="宋体" w:hAnsi="宋体" w:eastAsia="宋体" w:cs="宋体"/>
                <w:b w:val="0"/>
                <w:bCs w:val="0"/>
                <w:i w:val="0"/>
                <w:iCs w:val="0"/>
                <w:sz w:val="18"/>
                <w:szCs w:val="18"/>
              </w:rPr>
              <w:t>vs database：dataset 强调数据内容本身，database 强调存储和管理系统。</w:t>
            </w:r>
          </w:p>
        </w:tc>
        <w:tc>
          <w:tcPr>
            <w:tcW w:w="1182" w:type="pct"/>
            <w:tcBorders>
              <w:top w:val="nil"/>
              <w:left w:val="nil"/>
              <w:bottom w:val="nil"/>
              <w:right w:val="nil"/>
            </w:tcBorders>
            <w:shd w:val="clear" w:color="auto" w:fill="auto"/>
            <w:noWrap w:val="0"/>
            <w:tcMar>
              <w:top w:w="60" w:type="dxa"/>
              <w:left w:w="80" w:type="dxa"/>
              <w:bottom w:w="60" w:type="dxa"/>
              <w:right w:w="80" w:type="dxa"/>
            </w:tcMar>
            <w:vAlign w:val="top"/>
            <w:tcPrChange w:id="510" w:author="goskii" w:date="2026-04-19T18:20:30Z">
              <w:tcPr>
                <w:tcW w:w="1182" w:type="pct"/>
                <w:gridSpan w:val="3"/>
                <w:tcBorders>
                  <w:top w:val="nil"/>
                  <w:left w:val="nil"/>
                  <w:bottom w:val="nil"/>
                  <w:right w:val="nil"/>
                </w:tcBorders>
                <w:shd w:val="clear" w:color="auto" w:fill="E6E0EC" w:themeFill="accent4" w:themeFillTint="32"/>
                <w:noWrap w:val="0"/>
                <w:tcMar>
                  <w:top w:w="60" w:type="dxa"/>
                  <w:left w:w="80" w:type="dxa"/>
                  <w:bottom w:w="60" w:type="dxa"/>
                  <w:right w:w="80" w:type="dxa"/>
                </w:tcMar>
                <w:vAlign w:val="top"/>
              </w:tcPr>
            </w:tcPrChange>
          </w:tcPr>
          <w:p w14:paraId="5EE537FC">
            <w:pPr>
              <w:keepNext/>
              <w:snapToGrid w:val="0"/>
              <w:spacing w:before="40" w:after="40"/>
              <w:jc w:val="left"/>
              <w:rPr>
                <w:ins w:id="511" w:author="goskii" w:date="2026-04-20T17:37:58Z"/>
                <w:rFonts w:hint="eastAsia" w:cs="宋体"/>
                <w:b w:val="0"/>
                <w:bCs w:val="0"/>
                <w:sz w:val="18"/>
                <w:szCs w:val="18"/>
                <w:lang w:eastAsia="zh-CN"/>
              </w:rPr>
            </w:pPr>
            <w:ins w:id="512" w:author="goskii" w:date="2026-04-19T18:19:39Z">
              <w:r>
                <w:rPr>
                  <w:rFonts w:ascii="宋体" w:hAnsi="宋体" w:eastAsia="宋体" w:cs="宋体"/>
                  <w:b w:val="0"/>
                  <w:bCs w:val="0"/>
                  <w:color w:val="auto"/>
                  <w:sz w:val="18"/>
                  <w:szCs w:val="18"/>
                  <w:rPrChange w:id="513" w:author="goskii" w:date="2026-04-19T18:19:47Z">
                    <w:rPr>
                      <w:rFonts w:ascii="方正书宋_GBK" w:hAnsi="方正书宋_GBK" w:eastAsia="方正书宋_GBK" w:cs="方正书宋_GBK"/>
                      <w:b w:val="0"/>
                      <w:bCs w:val="0"/>
                      <w:color w:val="000000"/>
                      <w:sz w:val="19"/>
                      <w:szCs w:val="19"/>
                    </w:rPr>
                  </w:rPrChange>
                </w:rPr>
                <w:t>在数据集建设与发布方面，</w:t>
              </w:r>
            </w:ins>
            <w:ins w:id="514" w:author="goskii" w:date="2026-04-19T18:19:39Z">
              <w:r>
                <w:rPr>
                  <w:rFonts w:ascii="宋体" w:hAnsi="宋体" w:eastAsia="宋体" w:cs="宋体"/>
                  <w:b w:val="0"/>
                  <w:bCs w:val="0"/>
                  <w:color w:val="auto"/>
                  <w:sz w:val="18"/>
                  <w:szCs w:val="18"/>
                  <w:highlight w:val="yellow"/>
                  <w:rPrChange w:id="515" w:author="goskii" w:date="2026-04-19T18:19:58Z">
                    <w:rPr>
                      <w:rFonts w:ascii="E-BZ + ZEPJDO-1" w:hAnsi="E-BZ + ZEPJDO-1" w:eastAsia="E-BZ + ZEPJDO-1" w:cs="E-BZ + ZEPJDO-1"/>
                      <w:b w:val="0"/>
                      <w:bCs w:val="0"/>
                      <w:color w:val="000000"/>
                      <w:sz w:val="19"/>
                      <w:szCs w:val="19"/>
                    </w:rPr>
                  </w:rPrChange>
                </w:rPr>
                <w:t>OpenCitations</w:t>
              </w:r>
            </w:ins>
            <w:ins w:id="516" w:author="goskii" w:date="2026-04-19T18:19:39Z">
              <w:r>
                <w:rPr>
                  <w:rFonts w:hint="default" w:ascii="宋体" w:hAnsi="宋体" w:eastAsia="宋体" w:cs="宋体"/>
                  <w:b w:val="0"/>
                  <w:bCs w:val="0"/>
                  <w:color w:val="auto"/>
                  <w:sz w:val="18"/>
                  <w:szCs w:val="18"/>
                  <w:rPrChange w:id="517" w:author="goskii" w:date="2026-04-19T18:19:47Z">
                    <w:rPr>
                      <w:rFonts w:hint="default" w:ascii="方正书宋_GBK" w:hAnsi="方正书宋_GBK" w:eastAsia="方正书宋_GBK" w:cs="方正书宋_GBK"/>
                      <w:b w:val="0"/>
                      <w:bCs w:val="0"/>
                      <w:color w:val="000000"/>
                      <w:sz w:val="19"/>
                      <w:szCs w:val="19"/>
                    </w:rPr>
                  </w:rPrChange>
                </w:rPr>
                <w:t>数据集最具代表性</w:t>
              </w:r>
            </w:ins>
            <w:ins w:id="518" w:author="goskii" w:date="2026-04-19T18:19:49Z">
              <w:r>
                <w:rPr>
                  <w:rFonts w:hint="eastAsia" w:cs="宋体"/>
                  <w:b w:val="0"/>
                  <w:bCs w:val="0"/>
                  <w:sz w:val="18"/>
                  <w:szCs w:val="18"/>
                  <w:lang w:eastAsia="zh-CN"/>
                </w:rPr>
                <w:t>。</w:t>
              </w:r>
            </w:ins>
          </w:p>
          <w:p w14:paraId="7E2BEE53">
            <w:pPr>
              <w:keepNext/>
              <w:snapToGrid w:val="0"/>
              <w:spacing w:before="40" w:after="40"/>
              <w:jc w:val="left"/>
              <w:rPr>
                <w:ins w:id="519" w:author="goskii" w:date="2026-04-20T17:37:59Z"/>
                <w:rFonts w:hint="eastAsia" w:cs="宋体"/>
                <w:b w:val="0"/>
                <w:bCs w:val="0"/>
                <w:sz w:val="18"/>
                <w:szCs w:val="18"/>
                <w:lang w:eastAsia="zh-CN"/>
              </w:rPr>
            </w:pPr>
          </w:p>
          <w:p w14:paraId="6D94A83A">
            <w:pPr>
              <w:keepNext/>
              <w:snapToGrid w:val="0"/>
              <w:spacing w:before="40" w:after="40"/>
              <w:jc w:val="left"/>
            </w:pPr>
            <w:ins w:id="520" w:author="goskii" w:date="2026-04-20T17:38:00Z">
              <w:r>
                <w:rPr>
                  <w:rFonts w:hint="eastAsia" w:cs="宋体"/>
                  <w:b w:val="0"/>
                  <w:bCs w:val="0"/>
                  <w:sz w:val="18"/>
                  <w:szCs w:val="18"/>
                  <w:lang w:val="en-US" w:eastAsia="zh-CN"/>
                </w:rPr>
                <w:t>A：</w:t>
              </w:r>
            </w:ins>
            <w:ins w:id="521" w:author="goskii" w:date="2026-04-20T17:38:10Z">
              <w:r>
                <w:rPr>
                  <w:rFonts w:hint="eastAsia" w:cs="宋体"/>
                  <w:b w:val="0"/>
                  <w:bCs w:val="0"/>
                  <w:sz w:val="18"/>
                  <w:szCs w:val="18"/>
                  <w:lang w:val="en-US" w:eastAsia="zh-CN"/>
                </w:rPr>
                <w:t>OpenCitations</w:t>
              </w:r>
            </w:ins>
            <w:del w:id="522" w:author="goskii" w:date="2026-04-19T18:19:39Z">
              <w:r>
                <w:rPr>
                  <w:rFonts w:ascii="宋体" w:hAnsi="宋体" w:eastAsia="宋体" w:cs="宋体"/>
                  <w:b w:val="0"/>
                  <w:bCs w:val="0"/>
                  <w:i w:val="0"/>
                  <w:iCs w:val="0"/>
                  <w:sz w:val="18"/>
                  <w:szCs w:val="18"/>
                </w:rPr>
                <w:delText>2017年5月16日，美国国会图书馆开放了2500万条编目元数据，包括美国国会图书馆整个编目系统的标准，含地图、音乐的数据等，内容非常丰富。研究人员可以充分利用这些数据开展各种各样的数字可视化、数字人文的研究</w:delText>
              </w:r>
            </w:del>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Change w:id="523" w:author="goskii" w:date="2026-04-19T18:20:30Z">
              <w:tcPr>
                <w:tcW w:w="592" w:type="pct"/>
                <w:gridSpan w:val="3"/>
                <w:tcBorders>
                  <w:top w:val="nil"/>
                  <w:left w:val="nil"/>
                  <w:bottom w:val="nil"/>
                  <w:right w:val="nil"/>
                </w:tcBorders>
                <w:shd w:val="clear" w:color="auto" w:fill="E6E0EC" w:themeFill="accent4" w:themeFillTint="32"/>
                <w:noWrap w:val="0"/>
                <w:tcMar>
                  <w:top w:w="60" w:type="dxa"/>
                  <w:left w:w="80" w:type="dxa"/>
                  <w:bottom w:w="60" w:type="dxa"/>
                  <w:right w:w="80" w:type="dxa"/>
                </w:tcMar>
                <w:vAlign w:val="top"/>
              </w:tcPr>
            </w:tcPrChange>
          </w:tcPr>
          <w:p w14:paraId="178B8775">
            <w:pPr>
              <w:keepNext/>
              <w:snapToGrid w:val="0"/>
              <w:spacing w:before="40" w:after="40"/>
              <w:jc w:val="left"/>
              <w:rPr>
                <w:rFonts w:hint="eastAsia" w:eastAsia="宋体"/>
                <w:lang w:eastAsia="zh-CN"/>
              </w:rPr>
            </w:pPr>
            <w:del w:id="524" w:author="goskii" w:date="2026-04-19T18:20:21Z">
              <w:r>
                <w:rPr>
                  <w:rFonts w:ascii="宋体" w:hAnsi="宋体" w:eastAsia="宋体" w:cs="宋体"/>
                  <w:b w:val="0"/>
                  <w:bCs w:val="0"/>
                  <w:i w:val="0"/>
                  <w:iCs w:val="0"/>
                  <w:sz w:val="18"/>
                  <w:szCs w:val="18"/>
                </w:rPr>
                <w:delText>2017年数字资源建设与知识服务学术研讨会综述（刘万国）</w:delText>
              </w:r>
            </w:del>
            <w:ins w:id="525" w:author="goskii" w:date="2026-04-19T18:20:15Z">
              <w:r>
                <w:rPr>
                  <w:rFonts w:hint="eastAsia" w:cs="宋体"/>
                  <w:b w:val="0"/>
                  <w:bCs w:val="0"/>
                  <w:i w:val="0"/>
                  <w:iCs w:val="0"/>
                  <w:sz w:val="18"/>
                  <w:szCs w:val="18"/>
                  <w:lang w:eastAsia="zh-CN"/>
                </w:rPr>
                <w:t>《</w:t>
              </w:r>
            </w:ins>
            <w:ins w:id="526" w:author="goskii" w:date="2026-04-19T18:20:18Z">
              <w:r>
                <w:rPr>
                  <w:rFonts w:hint="eastAsia" w:cs="宋体"/>
                  <w:b w:val="0"/>
                  <w:bCs w:val="0"/>
                  <w:i w:val="0"/>
                  <w:iCs w:val="0"/>
                  <w:sz w:val="18"/>
                  <w:szCs w:val="18"/>
                  <w:lang w:eastAsia="zh-CN"/>
                </w:rPr>
                <w:t>科学论文语义增强的研究进展与趋势研判</w:t>
              </w:r>
            </w:ins>
            <w:ins w:id="527" w:author="goskii" w:date="2026-04-19T18:20:15Z">
              <w:r>
                <w:rPr>
                  <w:rFonts w:hint="eastAsia" w:cs="宋体"/>
                  <w:b w:val="0"/>
                  <w:bCs w:val="0"/>
                  <w:i w:val="0"/>
                  <w:iCs w:val="0"/>
                  <w:sz w:val="18"/>
                  <w:szCs w:val="18"/>
                  <w:lang w:eastAsia="zh-CN"/>
                </w:rPr>
                <w:t>》</w:t>
              </w:r>
            </w:ins>
          </w:p>
        </w:tc>
      </w:tr>
      <w:tr w14:paraId="469099E8">
        <w:tblPrEx>
          <w:tblPrExChange w:id="529"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del w:id="528" w:author="池林" w:date="2026-09-24T16:28:02Z"/>
          <w:trPrChange w:id="529"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530"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2524A143">
            <w:pPr>
              <w:keepNext/>
              <w:snapToGrid w:val="0"/>
              <w:spacing w:before="40" w:after="40"/>
              <w:jc w:val="center"/>
              <w:rPr>
                <w:del w:id="531" w:author="池林" w:date="2026-09-24T16:28:02Z"/>
              </w:rPr>
            </w:pPr>
            <w:del w:id="532" w:author="池林" w:date="2026-09-24T16:28:02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Change w:id="533"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7129B2C5">
            <w:pPr>
              <w:keepNext/>
              <w:snapToGrid w:val="0"/>
              <w:spacing w:before="40" w:after="40"/>
              <w:jc w:val="left"/>
              <w:rPr>
                <w:del w:id="534" w:author="池林" w:date="2026-09-24T16:28:02Z"/>
              </w:rPr>
            </w:pPr>
            <w:del w:id="535" w:author="池林" w:date="2026-09-24T16:28:02Z">
              <w:r>
                <w:rPr>
                  <w:rFonts w:ascii="宋体" w:hAnsi="宋体" w:eastAsia="宋体" w:cs="宋体"/>
                  <w:b w:val="0"/>
                  <w:bCs w:val="0"/>
                  <w:i w:val="0"/>
                  <w:iCs w:val="0"/>
                  <w:sz w:val="18"/>
                  <w:szCs w:val="18"/>
                </w:rPr>
                <w:delText>corpus</w:delText>
              </w:r>
            </w:del>
          </w:p>
        </w:tc>
        <w:tc>
          <w:tcPr>
            <w:tcW w:w="407" w:type="pct"/>
            <w:tcBorders>
              <w:top w:val="nil"/>
              <w:left w:val="nil"/>
              <w:bottom w:val="nil"/>
              <w:right w:val="nil"/>
            </w:tcBorders>
            <w:noWrap w:val="0"/>
            <w:tcMar>
              <w:top w:w="60" w:type="dxa"/>
              <w:left w:w="80" w:type="dxa"/>
              <w:bottom w:w="60" w:type="dxa"/>
              <w:right w:w="80" w:type="dxa"/>
            </w:tcMar>
            <w:vAlign w:val="top"/>
            <w:tcPrChange w:id="536"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01EAA7E5">
            <w:pPr>
              <w:keepNext/>
              <w:snapToGrid w:val="0"/>
              <w:spacing w:before="40" w:after="40"/>
              <w:jc w:val="left"/>
              <w:rPr>
                <w:del w:id="537" w:author="池林" w:date="2026-09-24T16:28:02Z"/>
              </w:rPr>
            </w:pPr>
            <w:del w:id="538" w:author="池林" w:date="2026-09-24T16:28:02Z">
              <w:r>
                <w:rPr>
                  <w:rFonts w:ascii="宋体" w:hAnsi="宋体" w:eastAsia="宋体" w:cs="宋体"/>
                  <w:b w:val="0"/>
                  <w:bCs w:val="0"/>
                  <w:i w:val="0"/>
                  <w:iCs w:val="0"/>
                  <w:sz w:val="18"/>
                  <w:szCs w:val="18"/>
                </w:rPr>
                <w:delText>Artifact &gt; Info &gt; Empirical</w:delText>
              </w:r>
            </w:del>
          </w:p>
        </w:tc>
        <w:tc>
          <w:tcPr>
            <w:tcW w:w="240" w:type="pct"/>
            <w:tcBorders>
              <w:top w:val="nil"/>
              <w:left w:val="nil"/>
              <w:bottom w:val="nil"/>
              <w:right w:val="nil"/>
            </w:tcBorders>
            <w:noWrap w:val="0"/>
            <w:tcMar>
              <w:top w:w="60" w:type="dxa"/>
              <w:left w:w="80" w:type="dxa"/>
              <w:bottom w:w="60" w:type="dxa"/>
              <w:right w:w="80" w:type="dxa"/>
            </w:tcMar>
            <w:vAlign w:val="top"/>
            <w:tcPrChange w:id="539"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1FE7668A">
            <w:pPr>
              <w:keepNext/>
              <w:snapToGrid w:val="0"/>
              <w:spacing w:before="40" w:after="40"/>
              <w:jc w:val="left"/>
              <w:rPr>
                <w:del w:id="540" w:author="池林" w:date="2026-09-24T16:28:02Z"/>
              </w:rPr>
            </w:pPr>
            <w:del w:id="541" w:author="池林" w:date="2026-09-24T16:28:02Z">
              <w:r>
                <w:rPr>
                  <w:rFonts w:ascii="宋体" w:hAnsi="宋体" w:eastAsia="宋体" w:cs="宋体"/>
                  <w:b/>
                  <w:bCs/>
                  <w:i w:val="0"/>
                  <w:iCs w:val="0"/>
                  <w:sz w:val="18"/>
                  <w:szCs w:val="18"/>
                </w:rPr>
                <w:delText>语料库</w:delText>
              </w:r>
            </w:del>
          </w:p>
        </w:tc>
        <w:tc>
          <w:tcPr>
            <w:tcW w:w="498" w:type="pct"/>
            <w:tcBorders>
              <w:top w:val="nil"/>
              <w:left w:val="nil"/>
              <w:bottom w:val="nil"/>
              <w:right w:val="nil"/>
            </w:tcBorders>
            <w:noWrap w:val="0"/>
            <w:tcMar>
              <w:top w:w="60" w:type="dxa"/>
              <w:left w:w="80" w:type="dxa"/>
              <w:bottom w:w="60" w:type="dxa"/>
              <w:right w:w="80" w:type="dxa"/>
            </w:tcMar>
            <w:vAlign w:val="top"/>
            <w:tcPrChange w:id="542"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1E5ED588">
            <w:pPr>
              <w:keepNext/>
              <w:snapToGrid w:val="0"/>
              <w:spacing w:before="40" w:after="40"/>
              <w:jc w:val="left"/>
              <w:rPr>
                <w:del w:id="543" w:author="池林" w:date="2026-09-24T16:28:02Z"/>
              </w:rPr>
            </w:pPr>
            <w:del w:id="544" w:author="池林" w:date="2026-09-24T16:28:02Z">
              <w:r>
                <w:rPr>
                  <w:rFonts w:ascii="宋体" w:hAnsi="宋体" w:eastAsia="宋体" w:cs="宋体"/>
                  <w:b w:val="0"/>
                  <w:bCs w:val="0"/>
                  <w:i w:val="0"/>
                  <w:iCs w:val="0"/>
                  <w:sz w:val="18"/>
                  <w:szCs w:val="18"/>
                </w:rPr>
                <w:delText>用于语言学、文本分析或自然语言处理研究的文本集合，如标注语料库、历史文献语料库、学术文本语料库等，文本是核心内容。</w:delText>
              </w:r>
            </w:del>
          </w:p>
        </w:tc>
        <w:tc>
          <w:tcPr>
            <w:tcW w:w="1239" w:type="pct"/>
            <w:tcBorders>
              <w:top w:val="nil"/>
              <w:left w:val="nil"/>
              <w:bottom w:val="nil"/>
              <w:right w:val="nil"/>
            </w:tcBorders>
            <w:noWrap w:val="0"/>
            <w:tcMar>
              <w:top w:w="60" w:type="dxa"/>
              <w:left w:w="80" w:type="dxa"/>
              <w:bottom w:w="60" w:type="dxa"/>
              <w:right w:w="80" w:type="dxa"/>
            </w:tcMar>
            <w:vAlign w:val="top"/>
            <w:tcPrChange w:id="545"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76188E77">
            <w:pPr>
              <w:keepNext/>
              <w:snapToGrid w:val="0"/>
              <w:spacing w:before="40" w:after="40"/>
              <w:jc w:val="left"/>
              <w:rPr>
                <w:del w:id="546" w:author="池林" w:date="2026-09-24T16:28:02Z"/>
              </w:rPr>
            </w:pPr>
            <w:del w:id="547" w:author="池林" w:date="2026-09-24T16:28:02Z">
              <w:r>
                <w:rPr>
                  <w:rFonts w:ascii="宋体" w:hAnsi="宋体" w:eastAsia="宋体" w:cs="宋体"/>
                  <w:b w:val="0"/>
                  <w:bCs w:val="0"/>
                  <w:i w:val="0"/>
                  <w:iCs w:val="0"/>
                  <w:sz w:val="18"/>
                  <w:szCs w:val="18"/>
                </w:rPr>
                <w:delText>vs dataset：corpus 的内容是自然语言文本，dataset 通常是结构化数值型数据。vs database：corpus 强调文本内容本身，database 强调检索和管理功能。</w:delText>
              </w:r>
            </w:del>
          </w:p>
        </w:tc>
        <w:tc>
          <w:tcPr>
            <w:tcW w:w="1182" w:type="pct"/>
            <w:tcBorders>
              <w:top w:val="nil"/>
              <w:left w:val="nil"/>
              <w:bottom w:val="nil"/>
              <w:right w:val="nil"/>
            </w:tcBorders>
            <w:noWrap w:val="0"/>
            <w:tcMar>
              <w:top w:w="60" w:type="dxa"/>
              <w:left w:w="80" w:type="dxa"/>
              <w:bottom w:w="60" w:type="dxa"/>
              <w:right w:w="80" w:type="dxa"/>
            </w:tcMar>
            <w:vAlign w:val="top"/>
            <w:tcPrChange w:id="548"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1B4814B0">
            <w:pPr>
              <w:keepNext/>
              <w:snapToGrid w:val="0"/>
              <w:spacing w:before="40" w:after="40"/>
              <w:jc w:val="left"/>
              <w:rPr>
                <w:del w:id="549" w:author="池林" w:date="2026-09-24T16:28:02Z"/>
              </w:rPr>
            </w:pPr>
            <w:del w:id="550" w:author="池林" w:date="2026-09-24T16:28:02Z">
              <w:r>
                <w:rPr>
                  <w:rFonts w:ascii="宋体" w:hAnsi="宋体" w:eastAsia="宋体" w:cs="宋体"/>
                  <w:b w:val="0"/>
                  <w:bCs w:val="0"/>
                  <w:i w:val="0"/>
                  <w:iCs w:val="0"/>
                  <w:sz w:val="18"/>
                  <w:szCs w:val="18"/>
                </w:rPr>
                <w:delText>司莉教授带领学生通过对《中国图书馆学报》《图书情报工作》《大学图书馆学报》《情报学报》4种期刊近5年共计3918篇文章进行研究</w:delText>
              </w:r>
            </w:del>
          </w:p>
        </w:tc>
        <w:tc>
          <w:tcPr>
            <w:tcW w:w="592" w:type="pct"/>
            <w:tcBorders>
              <w:top w:val="nil"/>
              <w:left w:val="nil"/>
              <w:bottom w:val="nil"/>
              <w:right w:val="nil"/>
            </w:tcBorders>
            <w:noWrap w:val="0"/>
            <w:tcMar>
              <w:top w:w="60" w:type="dxa"/>
              <w:left w:w="80" w:type="dxa"/>
              <w:bottom w:w="60" w:type="dxa"/>
              <w:right w:w="80" w:type="dxa"/>
            </w:tcMar>
            <w:vAlign w:val="top"/>
            <w:tcPrChange w:id="551"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54ED7055">
            <w:pPr>
              <w:keepNext/>
              <w:snapToGrid w:val="0"/>
              <w:spacing w:before="40" w:after="40"/>
              <w:jc w:val="left"/>
              <w:rPr>
                <w:del w:id="552" w:author="池林" w:date="2026-09-24T16:28:02Z"/>
              </w:rPr>
            </w:pPr>
            <w:del w:id="553" w:author="池林" w:date="2026-09-24T16:28:02Z">
              <w:r>
                <w:rPr>
                  <w:rFonts w:ascii="宋体" w:hAnsi="宋体" w:eastAsia="宋体" w:cs="宋体"/>
                  <w:b w:val="0"/>
                  <w:bCs w:val="0"/>
                  <w:i w:val="0"/>
                  <w:iCs w:val="0"/>
                  <w:sz w:val="18"/>
                  <w:szCs w:val="18"/>
                </w:rPr>
                <w:delText>『创新与发展：新时代的图书馆与图书馆学』高端论坛会议综述（陈有志）</w:delText>
              </w:r>
            </w:del>
          </w:p>
        </w:tc>
      </w:tr>
      <w:tr w14:paraId="41E15196">
        <w:tblPrEx>
          <w:tblPrExChange w:id="554"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554"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555"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1C97A7C1">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556"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7592CAF3">
            <w:pPr>
              <w:keepNext/>
              <w:snapToGrid w:val="0"/>
              <w:spacing w:before="40" w:after="40"/>
              <w:jc w:val="left"/>
            </w:pPr>
            <w:r>
              <w:rPr>
                <w:rFonts w:ascii="宋体" w:hAnsi="宋体" w:eastAsia="宋体" w:cs="宋体"/>
                <w:b w:val="0"/>
                <w:bCs w:val="0"/>
                <w:i w:val="0"/>
                <w:iCs w:val="0"/>
                <w:sz w:val="18"/>
                <w:szCs w:val="18"/>
              </w:rPr>
              <w:t>database</w:t>
            </w:r>
          </w:p>
        </w:tc>
        <w:tc>
          <w:tcPr>
            <w:tcW w:w="407" w:type="pct"/>
            <w:tcBorders>
              <w:top w:val="nil"/>
              <w:left w:val="nil"/>
              <w:bottom w:val="nil"/>
              <w:right w:val="nil"/>
            </w:tcBorders>
            <w:noWrap w:val="0"/>
            <w:tcMar>
              <w:top w:w="60" w:type="dxa"/>
              <w:left w:w="80" w:type="dxa"/>
              <w:bottom w:w="60" w:type="dxa"/>
              <w:right w:w="80" w:type="dxa"/>
            </w:tcMar>
            <w:vAlign w:val="top"/>
            <w:tcPrChange w:id="557"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582F92E8">
            <w:pPr>
              <w:keepNext/>
              <w:snapToGrid w:val="0"/>
              <w:spacing w:before="40" w:after="40"/>
              <w:jc w:val="left"/>
            </w:pPr>
            <w:r>
              <w:rPr>
                <w:rFonts w:ascii="宋体" w:hAnsi="宋体" w:eastAsia="宋体" w:cs="宋体"/>
                <w:b w:val="0"/>
                <w:bCs w:val="0"/>
                <w:i w:val="0"/>
                <w:iCs w:val="0"/>
                <w:sz w:val="18"/>
                <w:szCs w:val="18"/>
              </w:rPr>
              <w:t>Artifact &gt; Info &gt; Empirical</w:t>
            </w:r>
          </w:p>
        </w:tc>
        <w:tc>
          <w:tcPr>
            <w:tcW w:w="240" w:type="pct"/>
            <w:tcBorders>
              <w:top w:val="nil"/>
              <w:left w:val="nil"/>
              <w:bottom w:val="nil"/>
              <w:right w:val="nil"/>
            </w:tcBorders>
            <w:noWrap w:val="0"/>
            <w:tcMar>
              <w:top w:w="60" w:type="dxa"/>
              <w:left w:w="80" w:type="dxa"/>
              <w:bottom w:w="60" w:type="dxa"/>
              <w:right w:w="80" w:type="dxa"/>
            </w:tcMar>
            <w:vAlign w:val="top"/>
            <w:tcPrChange w:id="558"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644439CE">
            <w:pPr>
              <w:keepNext/>
              <w:snapToGrid w:val="0"/>
              <w:spacing w:before="40" w:after="40"/>
              <w:jc w:val="left"/>
            </w:pPr>
            <w:r>
              <w:rPr>
                <w:rFonts w:ascii="宋体" w:hAnsi="宋体" w:eastAsia="宋体" w:cs="宋体"/>
                <w:b/>
                <w:bCs/>
                <w:i w:val="0"/>
                <w:iCs w:val="0"/>
                <w:sz w:val="18"/>
                <w:szCs w:val="18"/>
              </w:rPr>
              <w:t>数据库（数据资源）</w:t>
            </w:r>
          </w:p>
        </w:tc>
        <w:tc>
          <w:tcPr>
            <w:tcW w:w="498" w:type="pct"/>
            <w:tcBorders>
              <w:top w:val="nil"/>
              <w:left w:val="nil"/>
              <w:bottom w:val="nil"/>
              <w:right w:val="nil"/>
            </w:tcBorders>
            <w:noWrap w:val="0"/>
            <w:tcMar>
              <w:top w:w="60" w:type="dxa"/>
              <w:left w:w="80" w:type="dxa"/>
              <w:bottom w:w="60" w:type="dxa"/>
              <w:right w:w="80" w:type="dxa"/>
            </w:tcMar>
            <w:vAlign w:val="top"/>
            <w:tcPrChange w:id="559"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06861CF9">
            <w:pPr>
              <w:keepNext/>
              <w:snapToGrid w:val="0"/>
              <w:spacing w:before="40" w:after="40"/>
              <w:jc w:val="left"/>
            </w:pPr>
            <w:r>
              <w:rPr>
                <w:rFonts w:ascii="宋体" w:hAnsi="宋体" w:eastAsia="宋体" w:cs="宋体"/>
                <w:b w:val="0"/>
                <w:bCs w:val="0"/>
                <w:i w:val="0"/>
                <w:iCs w:val="0"/>
                <w:sz w:val="18"/>
                <w:szCs w:val="18"/>
              </w:rPr>
              <w:t>以数据存储和管理为核心功能的信息资源，评价其数据覆盖范围、数据质量、更新频率等内容特性时使用。如 CNKI、Web of Science、PubMed 在被评价数据收录质量时标此类型。</w:t>
            </w:r>
          </w:p>
        </w:tc>
        <w:tc>
          <w:tcPr>
            <w:tcW w:w="1239" w:type="pct"/>
            <w:tcBorders>
              <w:top w:val="nil"/>
              <w:left w:val="nil"/>
              <w:bottom w:val="nil"/>
              <w:right w:val="nil"/>
            </w:tcBorders>
            <w:noWrap w:val="0"/>
            <w:tcMar>
              <w:top w:w="60" w:type="dxa"/>
              <w:left w:w="80" w:type="dxa"/>
              <w:bottom w:w="60" w:type="dxa"/>
              <w:right w:w="80" w:type="dxa"/>
            </w:tcMar>
            <w:vAlign w:val="top"/>
            <w:tcPrChange w:id="560"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67599A80">
            <w:pPr>
              <w:keepNext/>
              <w:snapToGrid w:val="0"/>
              <w:spacing w:before="40" w:after="40"/>
              <w:jc w:val="left"/>
            </w:pPr>
            <w:r>
              <w:rPr>
                <w:rFonts w:ascii="宋体" w:hAnsi="宋体" w:eastAsia="宋体" w:cs="宋体"/>
                <w:b w:val="0"/>
                <w:bCs w:val="0"/>
                <w:i w:val="0"/>
                <w:iCs w:val="0"/>
                <w:sz w:val="18"/>
                <w:szCs w:val="18"/>
              </w:rPr>
              <w:t>vs information_system：database 评价数据内容质量（收录范围、数据质量）；information_system 评价系统功能（检索界面、响应速度）。同一个 CNKI，评价其收录范围用 database，评价其检索界面用 information_system。</w:t>
            </w:r>
          </w:p>
        </w:tc>
        <w:tc>
          <w:tcPr>
            <w:tcW w:w="1182" w:type="pct"/>
            <w:tcBorders>
              <w:top w:val="nil"/>
              <w:left w:val="nil"/>
              <w:bottom w:val="nil"/>
              <w:right w:val="nil"/>
            </w:tcBorders>
            <w:noWrap w:val="0"/>
            <w:tcMar>
              <w:top w:w="60" w:type="dxa"/>
              <w:left w:w="80" w:type="dxa"/>
              <w:bottom w:w="60" w:type="dxa"/>
              <w:right w:w="80" w:type="dxa"/>
            </w:tcMar>
            <w:vAlign w:val="top"/>
            <w:tcPrChange w:id="561"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2C78E00C">
            <w:pPr>
              <w:keepNext/>
              <w:snapToGrid w:val="0"/>
              <w:spacing w:before="40" w:after="40"/>
              <w:jc w:val="left"/>
              <w:rPr>
                <w:ins w:id="562" w:author="goskii" w:date="2026-04-20T17:38:13Z"/>
                <w:rFonts w:hint="default" w:ascii="B5 + HGBZ_CNKI" w:hAnsi="B5 + HGBZ_CNKI" w:eastAsia="B5 + HGBZ_CNKI" w:cs="B5 + HGBZ_CNKI"/>
                <w:b w:val="0"/>
                <w:bCs w:val="0"/>
                <w:color w:val="000000"/>
                <w:sz w:val="19"/>
                <w:szCs w:val="19"/>
              </w:rPr>
            </w:pPr>
            <w:ins w:id="563" w:author="goskii" w:date="2026-04-17T21:28:05Z">
              <w:r>
                <w:rPr>
                  <w:rFonts w:ascii="B7 + 华光书宋_CNKI" w:hAnsi="B7 + 华光书宋_CNKI" w:eastAsia="B7 + 华光书宋_CNKI" w:cs="B7 + 华光书宋_CNKI"/>
                  <w:b w:val="0"/>
                  <w:bCs w:val="0"/>
                  <w:color w:val="000000"/>
                  <w:sz w:val="19"/>
                  <w:szCs w:val="19"/>
                </w:rPr>
                <w:t>绝大多数</w:t>
              </w:r>
            </w:ins>
            <w:ins w:id="564" w:author="goskii" w:date="2026-04-17T21:28:05Z">
              <w:r>
                <w:rPr>
                  <w:rFonts w:ascii="B7 + 华光书宋_CNKI" w:hAnsi="B7 + 华光书宋_CNKI" w:eastAsia="B7 + 华光书宋_CNKI" w:cs="B7 + 华光书宋_CNKI"/>
                  <w:b w:val="0"/>
                  <w:bCs w:val="0"/>
                  <w:color w:val="000000"/>
                  <w:sz w:val="19"/>
                  <w:szCs w:val="19"/>
                  <w:highlight w:val="yellow"/>
                  <w:rPrChange w:id="565" w:author="goskii" w:date="2026-04-17T21:28:10Z">
                    <w:rPr>
                      <w:rFonts w:ascii="B7 + 华光书宋_CNKI" w:hAnsi="B7 + 华光书宋_CNKI" w:eastAsia="B7 + 华光书宋_CNKI" w:cs="B7 + 华光书宋_CNKI"/>
                      <w:b w:val="0"/>
                      <w:bCs w:val="0"/>
                      <w:color w:val="000000"/>
                      <w:sz w:val="19"/>
                      <w:szCs w:val="19"/>
                    </w:rPr>
                  </w:rPrChange>
                </w:rPr>
                <w:t>图书馆数据库</w:t>
              </w:r>
            </w:ins>
            <w:ins w:id="566" w:author="goskii" w:date="2026-04-17T21:28:05Z">
              <w:r>
                <w:rPr>
                  <w:rFonts w:ascii="B7 + 华光书宋_CNKI" w:hAnsi="B7 + 华光书宋_CNKI" w:eastAsia="B7 + 华光书宋_CNKI" w:cs="B7 + 华光书宋_CNKI"/>
                  <w:b w:val="0"/>
                  <w:bCs w:val="0"/>
                  <w:color w:val="000000"/>
                  <w:sz w:val="19"/>
                  <w:szCs w:val="19"/>
                </w:rPr>
                <w:t>建设还停留在以书目查询和引进光盘库等电子出版 物浏览为主的阶段</w:t>
              </w:r>
            </w:ins>
            <w:ins w:id="567" w:author="goskii" w:date="2026-04-17T21:28:14Z">
              <w:r>
                <w:rPr>
                  <w:rFonts w:hint="eastAsia" w:ascii="B7 + 华光书宋_CNKI" w:hAnsi="B7 + 华光书宋_CNKI" w:eastAsia="B7 + 华光书宋_CNKI" w:cs="B7 + 华光书宋_CNKI"/>
                  <w:b w:val="0"/>
                  <w:bCs w:val="0"/>
                  <w:color w:val="000000"/>
                  <w:sz w:val="19"/>
                  <w:szCs w:val="19"/>
                  <w:lang w:eastAsia="zh-CN"/>
                </w:rPr>
                <w:t>，</w:t>
              </w:r>
            </w:ins>
            <w:ins w:id="568" w:author="goskii" w:date="2026-04-17T21:28:05Z">
              <w:r>
                <w:rPr>
                  <w:rFonts w:hint="default" w:ascii="B7 + 华光书宋_CNKI" w:hAnsi="B7 + 华光书宋_CNKI" w:eastAsia="B7 + 华光书宋_CNKI" w:cs="B7 + 华光书宋_CNKI"/>
                  <w:b w:val="0"/>
                  <w:bCs w:val="0"/>
                  <w:color w:val="000000"/>
                  <w:sz w:val="19"/>
                  <w:szCs w:val="19"/>
                </w:rPr>
                <w:t>市场上全文数据库大多还是以光盘的形式存在</w:t>
              </w:r>
            </w:ins>
            <w:ins w:id="569" w:author="goskii" w:date="2026-04-17T21:28:19Z">
              <w:r>
                <w:rPr>
                  <w:rFonts w:hint="eastAsia" w:ascii="B7 + 华光书宋_CNKI" w:hAnsi="B7 + 华光书宋_CNKI" w:eastAsia="B7 + 华光书宋_CNKI" w:cs="B7 + 华光书宋_CNKI"/>
                  <w:b w:val="0"/>
                  <w:bCs w:val="0"/>
                  <w:color w:val="000000"/>
                  <w:sz w:val="19"/>
                  <w:szCs w:val="19"/>
                  <w:lang w:eastAsia="zh-CN"/>
                </w:rPr>
                <w:t>，</w:t>
              </w:r>
            </w:ins>
            <w:ins w:id="570" w:author="goskii" w:date="2026-04-17T21:28:05Z">
              <w:r>
                <w:rPr>
                  <w:rFonts w:hint="default" w:ascii="B7 + 华光书宋_CNKI" w:hAnsi="B7 + 华光书宋_CNKI" w:eastAsia="B7 + 华光书宋_CNKI" w:cs="B7 + 华光书宋_CNKI"/>
                  <w:b w:val="0"/>
                  <w:bCs w:val="0"/>
                  <w:color w:val="000000"/>
                  <w:sz w:val="19"/>
                  <w:szCs w:val="19"/>
                </w:rPr>
                <w:t>对于多数读者来说</w:t>
              </w:r>
            </w:ins>
            <w:ins w:id="571" w:author="goskii" w:date="2026-04-17T21:28:26Z">
              <w:r>
                <w:rPr>
                  <w:rFonts w:hint="eastAsia" w:ascii="B7 + 华光书宋_CNKI" w:hAnsi="B7 + 华光书宋_CNKI" w:eastAsia="B7 + 华光书宋_CNKI" w:cs="B7 + 华光书宋_CNKI"/>
                  <w:b w:val="0"/>
                  <w:bCs w:val="0"/>
                  <w:color w:val="000000"/>
                  <w:sz w:val="19"/>
                  <w:szCs w:val="19"/>
                  <w:lang w:eastAsia="zh-CN"/>
                </w:rPr>
                <w:t>，</w:t>
              </w:r>
            </w:ins>
            <w:ins w:id="572" w:author="goskii" w:date="2026-04-17T21:28:05Z">
              <w:r>
                <w:rPr>
                  <w:rFonts w:hint="default" w:ascii="B7 + 华光书宋_CNKI" w:hAnsi="B7 + 华光书宋_CNKI" w:eastAsia="B7 + 华光书宋_CNKI" w:cs="B7 + 华光书宋_CNKI"/>
                  <w:b w:val="0"/>
                  <w:bCs w:val="0"/>
                  <w:color w:val="000000"/>
                  <w:sz w:val="19"/>
                  <w:szCs w:val="19"/>
                </w:rPr>
                <w:t>其可靠使用性的难度比传统图书馆有过之而不及</w:t>
              </w:r>
            </w:ins>
            <w:ins w:id="573" w:author="goskii" w:date="2026-04-17T21:28:05Z">
              <w:r>
                <w:rPr>
                  <w:rFonts w:hint="default" w:ascii="B5 + HGBZ_CNKI" w:hAnsi="B5 + HGBZ_CNKI" w:eastAsia="B5 + HGBZ_CNKI" w:cs="B5 + HGBZ_CNKI"/>
                  <w:b w:val="0"/>
                  <w:bCs w:val="0"/>
                  <w:color w:val="000000"/>
                  <w:sz w:val="19"/>
                  <w:szCs w:val="19"/>
                </w:rPr>
                <w:t>。</w:t>
              </w:r>
            </w:ins>
          </w:p>
          <w:p w14:paraId="52579C2C">
            <w:pPr>
              <w:keepNext/>
              <w:snapToGrid w:val="0"/>
              <w:spacing w:before="40" w:after="40"/>
              <w:jc w:val="left"/>
              <w:rPr>
                <w:ins w:id="574" w:author="goskii" w:date="2026-04-20T17:38:13Z"/>
                <w:rFonts w:hint="default" w:ascii="B5 + HGBZ_CNKI" w:hAnsi="B5 + HGBZ_CNKI" w:eastAsia="B5 + HGBZ_CNKI" w:cs="B5 + HGBZ_CNKI"/>
                <w:b w:val="0"/>
                <w:bCs w:val="0"/>
                <w:color w:val="000000"/>
                <w:sz w:val="19"/>
                <w:szCs w:val="19"/>
              </w:rPr>
            </w:pPr>
          </w:p>
          <w:p w14:paraId="383F3EEB">
            <w:pPr>
              <w:keepNext/>
              <w:snapToGrid w:val="0"/>
              <w:spacing w:before="40" w:after="40"/>
              <w:jc w:val="left"/>
            </w:pPr>
            <w:ins w:id="575" w:author="goskii" w:date="2026-04-20T17:38:14Z">
              <w:r>
                <w:rPr>
                  <w:rFonts w:hint="eastAsia" w:ascii="B5 + HGBZ_CNKI" w:hAnsi="B5 + HGBZ_CNKI" w:cs="B5 + HGBZ_CNKI"/>
                  <w:b w:val="0"/>
                  <w:bCs w:val="0"/>
                  <w:color w:val="000000"/>
                  <w:sz w:val="19"/>
                  <w:szCs w:val="19"/>
                  <w:lang w:val="en-US" w:eastAsia="zh-CN"/>
                </w:rPr>
                <w:t>A：</w:t>
              </w:r>
            </w:ins>
            <w:ins w:id="576" w:author="goskii" w:date="2026-04-20T17:38:16Z">
              <w:r>
                <w:rPr>
                  <w:rFonts w:hint="eastAsia" w:ascii="B5 + HGBZ_CNKI" w:hAnsi="B5 + HGBZ_CNKI" w:cs="B5 + HGBZ_CNKI"/>
                  <w:b w:val="0"/>
                  <w:bCs w:val="0"/>
                  <w:color w:val="000000"/>
                  <w:sz w:val="19"/>
                  <w:szCs w:val="19"/>
                  <w:lang w:val="en-US" w:eastAsia="zh-CN"/>
                </w:rPr>
                <w:t>图书馆</w:t>
              </w:r>
            </w:ins>
            <w:ins w:id="577" w:author="goskii" w:date="2026-04-20T17:38:18Z">
              <w:r>
                <w:rPr>
                  <w:rFonts w:hint="eastAsia" w:ascii="B5 + HGBZ_CNKI" w:hAnsi="B5 + HGBZ_CNKI" w:cs="B5 + HGBZ_CNKI"/>
                  <w:b w:val="0"/>
                  <w:bCs w:val="0"/>
                  <w:color w:val="000000"/>
                  <w:sz w:val="19"/>
                  <w:szCs w:val="19"/>
                  <w:lang w:val="en-US" w:eastAsia="zh-CN"/>
                </w:rPr>
                <w:t>数据库</w:t>
              </w:r>
            </w:ins>
            <w:ins w:id="578" w:author="goskii" w:date="2026-04-17T21:28:05Z">
              <w:r>
                <w:rPr>
                  <w:rFonts w:hint="default" w:ascii="B5 + HGBZ_CNKI" w:hAnsi="B5 + HGBZ_CNKI" w:eastAsia="B5 + HGBZ_CNKI" w:cs="B5 + HGBZ_CNKI"/>
                  <w:b w:val="0"/>
                  <w:bCs w:val="0"/>
                  <w:color w:val="000000"/>
                  <w:sz w:val="19"/>
                  <w:szCs w:val="19"/>
                </w:rPr>
                <w:t xml:space="preserve"> </w:t>
              </w:r>
            </w:ins>
            <w:del w:id="579" w:author="goskii" w:date="2026-04-17T21:28:05Z">
              <w:r>
                <w:rPr>
                  <w:rFonts w:ascii="宋体" w:hAnsi="宋体" w:eastAsia="宋体" w:cs="宋体"/>
                  <w:b w:val="0"/>
                  <w:bCs w:val="0"/>
                  <w:i w:val="0"/>
                  <w:iCs w:val="0"/>
                  <w:sz w:val="18"/>
                  <w:szCs w:val="18"/>
                </w:rPr>
                <w:delText>高校图书馆更倾向于选择依托商用检索平台实现资源共享，其中运用读秀和百链作为资源整合技术的联盟共计有11个，占调查对象的47.83%</w:delText>
              </w:r>
            </w:del>
          </w:p>
        </w:tc>
        <w:tc>
          <w:tcPr>
            <w:tcW w:w="592" w:type="pct"/>
            <w:tcBorders>
              <w:top w:val="nil"/>
              <w:left w:val="nil"/>
              <w:bottom w:val="nil"/>
              <w:right w:val="nil"/>
            </w:tcBorders>
            <w:noWrap w:val="0"/>
            <w:tcMar>
              <w:top w:w="60" w:type="dxa"/>
              <w:left w:w="80" w:type="dxa"/>
              <w:bottom w:w="60" w:type="dxa"/>
              <w:right w:w="80" w:type="dxa"/>
            </w:tcMar>
            <w:vAlign w:val="top"/>
            <w:tcPrChange w:id="580"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50B803B7">
            <w:pPr>
              <w:keepNext/>
              <w:snapToGrid w:val="0"/>
              <w:spacing w:before="40" w:after="40"/>
              <w:jc w:val="left"/>
            </w:pPr>
            <w:ins w:id="581" w:author="goskii" w:date="2026-04-17T21:28:39Z">
              <w:r>
                <w:rPr>
                  <w:rFonts w:ascii="B7 + 华光书宋_CNKI" w:hAnsi="B7 + 华光书宋_CNKI" w:eastAsia="B7 + 华光书宋_CNKI" w:cs="B7 + 华光书宋_CNKI"/>
                  <w:color w:val="000000"/>
                  <w:sz w:val="19"/>
                  <w:szCs w:val="19"/>
                </w:rPr>
                <w:t>《我国数字图书馆建设现状分析与思考》</w:t>
              </w:r>
            </w:ins>
            <w:del w:id="582" w:author="goskii" w:date="2026-04-17T21:28:39Z">
              <w:r>
                <w:rPr>
                  <w:rFonts w:ascii="宋体" w:hAnsi="宋体" w:eastAsia="宋体" w:cs="宋体"/>
                  <w:b w:val="0"/>
                  <w:bCs w:val="0"/>
                  <w:i w:val="0"/>
                  <w:iCs w:val="0"/>
                  <w:sz w:val="18"/>
                  <w:szCs w:val="18"/>
                </w:rPr>
                <w:delText>211工程高校图书馆联盟门户的现状分析</w:delText>
              </w:r>
            </w:del>
          </w:p>
        </w:tc>
      </w:tr>
      <w:tr w14:paraId="54683477">
        <w:tblPrEx>
          <w:tblPrExChange w:id="583"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583"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584"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5BCC7543">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Change w:id="585"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4F19A127">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Change w:id="586"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5CF4D4D0">
            <w:pPr>
              <w:keepNext/>
              <w:snapToGrid w:val="0"/>
              <w:spacing w:before="40" w:after="40"/>
              <w:jc w:val="left"/>
            </w:pPr>
            <w:r>
              <w:rPr>
                <w:rFonts w:ascii="宋体" w:hAnsi="宋体" w:eastAsia="宋体" w:cs="宋体"/>
                <w:b w:val="0"/>
                <w:bCs w:val="0"/>
                <w:i w:val="0"/>
                <w:iCs w:val="0"/>
                <w:sz w:val="18"/>
                <w:szCs w:val="18"/>
              </w:rPr>
              <w:t>Artifact &gt; Info &gt; Empirical</w:t>
            </w:r>
          </w:p>
        </w:tc>
        <w:tc>
          <w:tcPr>
            <w:tcW w:w="240" w:type="pct"/>
            <w:tcBorders>
              <w:top w:val="nil"/>
              <w:left w:val="nil"/>
              <w:bottom w:val="nil"/>
              <w:right w:val="nil"/>
            </w:tcBorders>
            <w:noWrap w:val="0"/>
            <w:tcMar>
              <w:top w:w="60" w:type="dxa"/>
              <w:left w:w="80" w:type="dxa"/>
              <w:bottom w:w="60" w:type="dxa"/>
              <w:right w:w="80" w:type="dxa"/>
            </w:tcMar>
            <w:vAlign w:val="top"/>
            <w:tcPrChange w:id="587"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6074EC5E">
            <w:pPr>
              <w:keepNext/>
              <w:snapToGrid w:val="0"/>
              <w:spacing w:before="40" w:after="40"/>
              <w:jc w:val="left"/>
            </w:pPr>
            <w:r>
              <w:rPr>
                <w:rFonts w:ascii="宋体" w:hAnsi="宋体" w:eastAsia="宋体" w:cs="宋体"/>
                <w:b/>
                <w:bCs/>
                <w:i w:val="0"/>
                <w:iCs w:val="0"/>
                <w:sz w:val="18"/>
                <w:szCs w:val="18"/>
              </w:rPr>
              <w:t>其他经验性制品</w:t>
            </w:r>
          </w:p>
        </w:tc>
        <w:tc>
          <w:tcPr>
            <w:tcW w:w="498" w:type="pct"/>
            <w:tcBorders>
              <w:top w:val="nil"/>
              <w:left w:val="nil"/>
              <w:bottom w:val="nil"/>
              <w:right w:val="nil"/>
            </w:tcBorders>
            <w:noWrap w:val="0"/>
            <w:tcMar>
              <w:top w:w="60" w:type="dxa"/>
              <w:left w:w="80" w:type="dxa"/>
              <w:bottom w:w="60" w:type="dxa"/>
              <w:right w:w="80" w:type="dxa"/>
            </w:tcMar>
            <w:vAlign w:val="top"/>
            <w:tcPrChange w:id="588"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58C7D3B5">
            <w:pPr>
              <w:keepNext/>
              <w:snapToGrid w:val="0"/>
              <w:spacing w:before="40" w:after="40"/>
              <w:jc w:val="left"/>
            </w:pPr>
            <w:r>
              <w:rPr>
                <w:rFonts w:ascii="宋体" w:hAnsi="宋体" w:eastAsia="宋体" w:cs="宋体"/>
                <w:b w:val="0"/>
                <w:bCs w:val="0"/>
                <w:i w:val="0"/>
                <w:iCs w:val="0"/>
                <w:sz w:val="18"/>
                <w:szCs w:val="18"/>
              </w:rPr>
              <w:t>当经验性制品无法归入 dataset / corpus / database 时使用，如特殊形态的原始档案材料、研究样本集合等。</w:t>
            </w:r>
          </w:p>
        </w:tc>
        <w:tc>
          <w:tcPr>
            <w:tcW w:w="1239" w:type="pct"/>
            <w:tcBorders>
              <w:top w:val="nil"/>
              <w:left w:val="nil"/>
              <w:bottom w:val="nil"/>
              <w:right w:val="nil"/>
            </w:tcBorders>
            <w:noWrap w:val="0"/>
            <w:tcMar>
              <w:top w:w="60" w:type="dxa"/>
              <w:left w:w="80" w:type="dxa"/>
              <w:bottom w:w="60" w:type="dxa"/>
              <w:right w:w="80" w:type="dxa"/>
            </w:tcMar>
            <w:vAlign w:val="top"/>
            <w:tcPrChange w:id="589"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3D11679E">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Change w:id="590"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10C2C915">
            <w:pPr>
              <w:keepNext/>
              <w:snapToGrid w:val="0"/>
              <w:spacing w:before="40" w:after="40"/>
              <w:jc w:val="left"/>
            </w:pPr>
            <w:del w:id="591" w:author="goskii" w:date="2026-04-20T17:24:58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Change w:id="592"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2D2D0766">
            <w:pPr>
              <w:keepNext/>
              <w:snapToGrid w:val="0"/>
              <w:spacing w:before="40" w:after="40"/>
              <w:jc w:val="left"/>
            </w:pPr>
            <w:r>
              <w:rPr>
                <w:rFonts w:ascii="宋体" w:hAnsi="宋体" w:eastAsia="宋体" w:cs="宋体"/>
                <w:b w:val="0"/>
                <w:bCs w:val="0"/>
                <w:i w:val="0"/>
                <w:iCs w:val="0"/>
                <w:sz w:val="18"/>
                <w:szCs w:val="18"/>
              </w:rPr>
              <w:t>—</w:t>
            </w:r>
          </w:p>
        </w:tc>
      </w:tr>
      <w:tr w14:paraId="6C60EDE8">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7756B6C9">
            <w:pPr>
              <w:keepNext/>
              <w:snapToGrid w:val="0"/>
              <w:spacing w:before="40" w:after="40"/>
              <w:jc w:val="left"/>
            </w:pPr>
            <w:r>
              <w:rPr>
                <w:rFonts w:ascii="宋体" w:hAnsi="宋体" w:eastAsia="宋体" w:cs="宋体"/>
                <w:b/>
                <w:bCs/>
                <w:i w:val="0"/>
                <w:iCs w:val="0"/>
                <w:sz w:val="20"/>
                <w:szCs w:val="20"/>
              </w:rPr>
              <w:t>2.1.4 NormativeArtifact（规范性制品）— 以规范、约束行为为目的</w:t>
            </w:r>
          </w:p>
        </w:tc>
      </w:tr>
      <w:tr w14:paraId="650249D3">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47E83490">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3C8A69BE">
            <w:pPr>
              <w:keepNext/>
              <w:snapToGrid w:val="0"/>
              <w:spacing w:before="40" w:after="40"/>
              <w:jc w:val="left"/>
            </w:pPr>
            <w:r>
              <w:rPr>
                <w:rFonts w:ascii="宋体" w:hAnsi="宋体" w:eastAsia="宋体" w:cs="宋体"/>
                <w:b w:val="0"/>
                <w:bCs w:val="0"/>
                <w:i w:val="0"/>
                <w:iCs w:val="0"/>
                <w:sz w:val="18"/>
                <w:szCs w:val="18"/>
              </w:rPr>
              <w:t>standard</w:t>
            </w:r>
          </w:p>
        </w:tc>
        <w:tc>
          <w:tcPr>
            <w:tcW w:w="407" w:type="pct"/>
            <w:tcBorders>
              <w:top w:val="nil"/>
              <w:left w:val="nil"/>
              <w:bottom w:val="nil"/>
              <w:right w:val="nil"/>
            </w:tcBorders>
            <w:noWrap w:val="0"/>
            <w:tcMar>
              <w:top w:w="60" w:type="dxa"/>
              <w:left w:w="80" w:type="dxa"/>
              <w:bottom w:w="60" w:type="dxa"/>
              <w:right w:w="80" w:type="dxa"/>
            </w:tcMar>
            <w:vAlign w:val="top"/>
          </w:tcPr>
          <w:p w14:paraId="14F04594">
            <w:pPr>
              <w:keepNext/>
              <w:snapToGrid w:val="0"/>
              <w:spacing w:before="40" w:after="40"/>
              <w:jc w:val="left"/>
            </w:pPr>
            <w:r>
              <w:rPr>
                <w:rFonts w:ascii="宋体" w:hAnsi="宋体" w:eastAsia="宋体" w:cs="宋体"/>
                <w:b w:val="0"/>
                <w:bCs w:val="0"/>
                <w:i w:val="0"/>
                <w:iCs w:val="0"/>
                <w:sz w:val="18"/>
                <w:szCs w:val="18"/>
              </w:rPr>
              <w:t>Artifact &gt; Info &gt; Normative</w:t>
            </w:r>
          </w:p>
        </w:tc>
        <w:tc>
          <w:tcPr>
            <w:tcW w:w="240" w:type="pct"/>
            <w:tcBorders>
              <w:top w:val="nil"/>
              <w:left w:val="nil"/>
              <w:bottom w:val="nil"/>
              <w:right w:val="nil"/>
            </w:tcBorders>
            <w:noWrap w:val="0"/>
            <w:tcMar>
              <w:top w:w="60" w:type="dxa"/>
              <w:left w:w="80" w:type="dxa"/>
              <w:bottom w:w="60" w:type="dxa"/>
              <w:right w:w="80" w:type="dxa"/>
            </w:tcMar>
            <w:vAlign w:val="top"/>
          </w:tcPr>
          <w:p w14:paraId="22A36BEC">
            <w:pPr>
              <w:keepNext/>
              <w:snapToGrid w:val="0"/>
              <w:spacing w:before="40" w:after="40"/>
              <w:jc w:val="left"/>
            </w:pPr>
            <w:r>
              <w:rPr>
                <w:rFonts w:ascii="宋体" w:hAnsi="宋体" w:eastAsia="宋体" w:cs="宋体"/>
                <w:b/>
                <w:bCs/>
                <w:i w:val="0"/>
                <w:iCs w:val="0"/>
                <w:sz w:val="18"/>
                <w:szCs w:val="18"/>
              </w:rPr>
              <w:t>标准</w:t>
            </w:r>
          </w:p>
        </w:tc>
        <w:tc>
          <w:tcPr>
            <w:tcW w:w="498" w:type="pct"/>
            <w:tcBorders>
              <w:top w:val="nil"/>
              <w:left w:val="nil"/>
              <w:bottom w:val="nil"/>
              <w:right w:val="nil"/>
            </w:tcBorders>
            <w:noWrap w:val="0"/>
            <w:tcMar>
              <w:top w:w="60" w:type="dxa"/>
              <w:left w:w="80" w:type="dxa"/>
              <w:bottom w:w="60" w:type="dxa"/>
              <w:right w:w="80" w:type="dxa"/>
            </w:tcMar>
            <w:vAlign w:val="top"/>
          </w:tcPr>
          <w:p w14:paraId="1ADBBE4D">
            <w:pPr>
              <w:keepNext/>
              <w:snapToGrid w:val="0"/>
              <w:spacing w:before="40" w:after="40"/>
              <w:jc w:val="left"/>
            </w:pPr>
            <w:r>
              <w:rPr>
                <w:rFonts w:ascii="宋体" w:hAnsi="宋体" w:eastAsia="宋体" w:cs="宋体"/>
                <w:b w:val="0"/>
                <w:bCs w:val="0"/>
                <w:i w:val="0"/>
                <w:iCs w:val="0"/>
                <w:sz w:val="18"/>
                <w:szCs w:val="18"/>
              </w:rPr>
              <w:t>由标准化组织（如 ISO、GB、ANSI）制定的技术规范、行业标准或互操作协议，具有技术约束力，如元数据标准、数据交换格式标准等。</w:t>
            </w:r>
          </w:p>
        </w:tc>
        <w:tc>
          <w:tcPr>
            <w:tcW w:w="1239" w:type="pct"/>
            <w:tcBorders>
              <w:top w:val="nil"/>
              <w:left w:val="nil"/>
              <w:bottom w:val="nil"/>
              <w:right w:val="nil"/>
            </w:tcBorders>
            <w:noWrap w:val="0"/>
            <w:tcMar>
              <w:top w:w="60" w:type="dxa"/>
              <w:left w:w="80" w:type="dxa"/>
              <w:bottom w:w="60" w:type="dxa"/>
              <w:right w:w="80" w:type="dxa"/>
            </w:tcMar>
            <w:vAlign w:val="top"/>
          </w:tcPr>
          <w:p w14:paraId="782FD758">
            <w:pPr>
              <w:keepNext/>
              <w:snapToGrid w:val="0"/>
              <w:spacing w:before="40" w:after="40"/>
              <w:jc w:val="left"/>
            </w:pPr>
            <w:r>
              <w:rPr>
                <w:rFonts w:ascii="宋体" w:hAnsi="宋体" w:eastAsia="宋体" w:cs="宋体"/>
                <w:b w:val="0"/>
                <w:bCs w:val="0"/>
                <w:i w:val="0"/>
                <w:iCs w:val="0"/>
                <w:sz w:val="18"/>
                <w:szCs w:val="18"/>
              </w:rPr>
              <w:t>vs policy：standard 是技术性规范（如何实现），policy 是政策性规范（应该做什么）。vs guideline：standard 通常有正式审批程序和版本号，guideline 较为灵活。</w:t>
            </w:r>
          </w:p>
        </w:tc>
        <w:tc>
          <w:tcPr>
            <w:tcW w:w="1182" w:type="pct"/>
            <w:tcBorders>
              <w:top w:val="nil"/>
              <w:left w:val="nil"/>
              <w:bottom w:val="nil"/>
              <w:right w:val="nil"/>
            </w:tcBorders>
            <w:noWrap w:val="0"/>
            <w:tcMar>
              <w:top w:w="60" w:type="dxa"/>
              <w:left w:w="80" w:type="dxa"/>
              <w:bottom w:w="60" w:type="dxa"/>
              <w:right w:w="80" w:type="dxa"/>
            </w:tcMar>
            <w:vAlign w:val="top"/>
          </w:tcPr>
          <w:p w14:paraId="44EFC271">
            <w:pPr>
              <w:keepNext/>
              <w:snapToGrid w:val="0"/>
              <w:spacing w:before="40" w:after="40"/>
              <w:jc w:val="left"/>
              <w:rPr>
                <w:ins w:id="593" w:author="goskii" w:date="2026-04-20T17:38:22Z"/>
                <w:rFonts w:ascii="宋体" w:hAnsi="宋体" w:eastAsia="宋体" w:cs="宋体"/>
                <w:sz w:val="18"/>
                <w:szCs w:val="18"/>
              </w:rPr>
            </w:pPr>
            <w:ins w:id="594" w:author="goskii" w:date="2026-04-19T18:27:40Z">
              <w:r>
                <w:rPr>
                  <w:rFonts w:ascii="宋体" w:hAnsi="宋体" w:eastAsia="宋体" w:cs="宋体"/>
                  <w:sz w:val="18"/>
                  <w:szCs w:val="18"/>
                  <w:rPrChange w:id="595" w:author="goskii" w:date="2026-04-19T18:27:47Z">
                    <w:rPr>
                      <w:rFonts w:ascii="宋体" w:hAnsi="宋体" w:eastAsia="宋体" w:cs="宋体"/>
                      <w:sz w:val="24"/>
                      <w:szCs w:val="24"/>
                    </w:rPr>
                  </w:rPrChange>
                </w:rPr>
                <w:t>ISBN是目前国际上唯一通用的合理的编码系统,并且具有良好的稳定性和连续性,利于图书馆的科学化管理。</w:t>
              </w:r>
            </w:ins>
          </w:p>
          <w:p w14:paraId="68EFC7C5">
            <w:pPr>
              <w:keepNext/>
              <w:snapToGrid w:val="0"/>
              <w:spacing w:before="40" w:after="40"/>
              <w:jc w:val="left"/>
              <w:rPr>
                <w:ins w:id="596" w:author="goskii" w:date="2026-04-20T17:38:23Z"/>
                <w:rFonts w:ascii="宋体" w:hAnsi="宋体" w:eastAsia="宋体" w:cs="宋体"/>
                <w:sz w:val="18"/>
                <w:szCs w:val="18"/>
              </w:rPr>
            </w:pPr>
          </w:p>
          <w:p w14:paraId="4FB42BAD">
            <w:pPr>
              <w:keepNext/>
              <w:snapToGrid w:val="0"/>
              <w:spacing w:before="40" w:after="40"/>
              <w:jc w:val="left"/>
              <w:rPr>
                <w:sz w:val="18"/>
                <w:szCs w:val="18"/>
                <w:rPrChange w:id="597" w:author="goskii" w:date="2026-04-19T18:27:47Z">
                  <w:rPr/>
                </w:rPrChange>
              </w:rPr>
            </w:pPr>
            <w:ins w:id="598" w:author="goskii" w:date="2026-04-20T17:38:25Z">
              <w:r>
                <w:rPr>
                  <w:rFonts w:hint="eastAsia" w:cs="宋体"/>
                  <w:sz w:val="18"/>
                  <w:szCs w:val="18"/>
                  <w:lang w:val="en-US" w:eastAsia="zh-CN"/>
                </w:rPr>
                <w:t>A：</w:t>
              </w:r>
            </w:ins>
            <w:ins w:id="599" w:author="goskii" w:date="2026-04-20T17:38:26Z">
              <w:r>
                <w:rPr>
                  <w:rFonts w:hint="eastAsia" w:cs="宋体"/>
                  <w:sz w:val="18"/>
                  <w:szCs w:val="18"/>
                  <w:lang w:val="en-US" w:eastAsia="zh-CN"/>
                </w:rPr>
                <w:t>IS</w:t>
              </w:r>
            </w:ins>
            <w:ins w:id="600" w:author="goskii" w:date="2026-04-20T17:38:27Z">
              <w:r>
                <w:rPr>
                  <w:rFonts w:hint="eastAsia" w:cs="宋体"/>
                  <w:sz w:val="18"/>
                  <w:szCs w:val="18"/>
                  <w:lang w:val="en-US" w:eastAsia="zh-CN"/>
                </w:rPr>
                <w:t>BN</w:t>
              </w:r>
            </w:ins>
            <w:del w:id="601" w:author="goskii" w:date="2026-04-19T18:27:40Z">
              <w:r>
                <w:rPr>
                  <w:rFonts w:ascii="宋体" w:hAnsi="宋体" w:eastAsia="宋体" w:cs="宋体"/>
                  <w:b w:val="0"/>
                  <w:bCs w:val="0"/>
                  <w:i w:val="0"/>
                  <w:iCs w:val="0"/>
                  <w:sz w:val="18"/>
                  <w:szCs w:val="18"/>
                </w:rPr>
                <w:delText>由于电子资源在 OPAC 中揭示需要及时地根据电子资源的变化去对书目记录、馆藏信息、856字段URL链接等进行核对与修改，需要花费大量的时间和精力（856字段即 MARC 编目标准中的电子位置与访问字段）</w:delText>
              </w:r>
            </w:del>
          </w:p>
        </w:tc>
        <w:tc>
          <w:tcPr>
            <w:tcW w:w="592" w:type="pct"/>
            <w:tcBorders>
              <w:top w:val="nil"/>
              <w:left w:val="nil"/>
              <w:bottom w:val="nil"/>
              <w:right w:val="nil"/>
            </w:tcBorders>
            <w:noWrap w:val="0"/>
            <w:tcMar>
              <w:top w:w="60" w:type="dxa"/>
              <w:left w:w="80" w:type="dxa"/>
              <w:bottom w:w="60" w:type="dxa"/>
              <w:right w:w="80" w:type="dxa"/>
            </w:tcMar>
            <w:vAlign w:val="top"/>
          </w:tcPr>
          <w:p w14:paraId="09E44906">
            <w:pPr>
              <w:keepNext/>
              <w:snapToGrid w:val="0"/>
              <w:spacing w:before="40" w:after="40"/>
              <w:jc w:val="left"/>
              <w:rPr>
                <w:sz w:val="18"/>
                <w:szCs w:val="18"/>
                <w:rPrChange w:id="602" w:author="goskii" w:date="2026-04-19T18:28:02Z">
                  <w:rPr/>
                </w:rPrChange>
              </w:rPr>
            </w:pPr>
            <w:ins w:id="603" w:author="goskii" w:date="2026-04-19T18:27:57Z">
              <w:r>
                <w:rPr>
                  <w:rFonts w:ascii="宋体" w:hAnsi="宋体" w:eastAsia="宋体" w:cs="宋体"/>
                  <w:sz w:val="18"/>
                  <w:szCs w:val="18"/>
                  <w:rPrChange w:id="604" w:author="goskii" w:date="2026-04-19T18:28:02Z">
                    <w:rPr>
                      <w:rFonts w:ascii="宋体" w:hAnsi="宋体" w:eastAsia="宋体" w:cs="宋体"/>
                      <w:sz w:val="24"/>
                      <w:szCs w:val="24"/>
                    </w:rPr>
                  </w:rPrChange>
                </w:rPr>
                <w:t>《</w:t>
              </w:r>
            </w:ins>
            <w:ins w:id="605" w:author="goskii" w:date="2026-04-19T18:28:05Z">
              <w:r>
                <w:rPr>
                  <w:rFonts w:hint="eastAsia" w:cs="宋体"/>
                  <w:sz w:val="18"/>
                  <w:szCs w:val="18"/>
                  <w:lang w:eastAsia="zh-CN"/>
                </w:rPr>
                <w:t>“</w:t>
              </w:r>
            </w:ins>
            <w:ins w:id="606" w:author="goskii" w:date="2026-04-19T18:27:57Z">
              <w:r>
                <w:rPr>
                  <w:rFonts w:ascii="宋体" w:hAnsi="宋体" w:eastAsia="宋体" w:cs="宋体"/>
                  <w:sz w:val="18"/>
                  <w:szCs w:val="18"/>
                  <w:rPrChange w:id="607" w:author="goskii" w:date="2026-04-19T18:28:02Z">
                    <w:rPr>
                      <w:rFonts w:ascii="宋体" w:hAnsi="宋体" w:eastAsia="宋体" w:cs="宋体"/>
                      <w:sz w:val="24"/>
                      <w:szCs w:val="24"/>
                    </w:rPr>
                  </w:rPrChange>
                </w:rPr>
                <w:t>分类出版号</w:t>
              </w:r>
            </w:ins>
            <w:ins w:id="608" w:author="goskii" w:date="2026-04-19T18:28:13Z">
              <w:r>
                <w:rPr>
                  <w:rFonts w:hint="eastAsia" w:cs="宋体"/>
                  <w:sz w:val="18"/>
                  <w:szCs w:val="18"/>
                  <w:lang w:eastAsia="zh-CN"/>
                </w:rPr>
                <w:t>”</w:t>
              </w:r>
            </w:ins>
            <w:ins w:id="609" w:author="goskii" w:date="2026-04-19T18:27:57Z">
              <w:r>
                <w:rPr>
                  <w:rFonts w:ascii="宋体" w:hAnsi="宋体" w:eastAsia="宋体" w:cs="宋体"/>
                  <w:sz w:val="18"/>
                  <w:szCs w:val="18"/>
                  <w:rPrChange w:id="610" w:author="goskii" w:date="2026-04-19T18:28:02Z">
                    <w:rPr>
                      <w:rFonts w:ascii="宋体" w:hAnsi="宋体" w:eastAsia="宋体" w:cs="宋体"/>
                      <w:sz w:val="24"/>
                      <w:szCs w:val="24"/>
                    </w:rPr>
                  </w:rPrChange>
                </w:rPr>
                <w:t>运作评述》</w:t>
              </w:r>
            </w:ins>
            <w:del w:id="611" w:author="goskii" w:date="2026-04-19T18:27:57Z">
              <w:r>
                <w:rPr>
                  <w:rFonts w:ascii="宋体" w:hAnsi="宋体" w:eastAsia="宋体" w:cs="宋体"/>
                  <w:b w:val="0"/>
                  <w:bCs w:val="0"/>
                  <w:i w:val="0"/>
                  <w:iCs w:val="0"/>
                  <w:sz w:val="18"/>
                  <w:szCs w:val="18"/>
                </w:rPr>
                <w:delText>袭继红《『985工程』院校图书馆电子资源揭示和组织的现状调查》</w:delText>
              </w:r>
            </w:del>
          </w:p>
        </w:tc>
      </w:tr>
      <w:tr w14:paraId="70E02843">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16EE3F9D">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0BBD2CF0">
            <w:pPr>
              <w:keepNext/>
              <w:snapToGrid w:val="0"/>
              <w:spacing w:before="40" w:after="40"/>
              <w:jc w:val="left"/>
            </w:pPr>
            <w:r>
              <w:rPr>
                <w:rFonts w:ascii="宋体" w:hAnsi="宋体" w:eastAsia="宋体" w:cs="宋体"/>
                <w:b w:val="0"/>
                <w:bCs w:val="0"/>
                <w:i w:val="0"/>
                <w:iCs w:val="0"/>
                <w:sz w:val="18"/>
                <w:szCs w:val="18"/>
              </w:rPr>
              <w:t>policy</w:t>
            </w:r>
          </w:p>
        </w:tc>
        <w:tc>
          <w:tcPr>
            <w:tcW w:w="407" w:type="pct"/>
            <w:tcBorders>
              <w:top w:val="nil"/>
              <w:left w:val="nil"/>
              <w:bottom w:val="nil"/>
              <w:right w:val="nil"/>
            </w:tcBorders>
            <w:noWrap w:val="0"/>
            <w:tcMar>
              <w:top w:w="60" w:type="dxa"/>
              <w:left w:w="80" w:type="dxa"/>
              <w:bottom w:w="60" w:type="dxa"/>
              <w:right w:w="80" w:type="dxa"/>
            </w:tcMar>
            <w:vAlign w:val="top"/>
          </w:tcPr>
          <w:p w14:paraId="275BEF92">
            <w:pPr>
              <w:keepNext/>
              <w:snapToGrid w:val="0"/>
              <w:spacing w:before="40" w:after="40"/>
              <w:jc w:val="left"/>
            </w:pPr>
            <w:r>
              <w:rPr>
                <w:rFonts w:ascii="宋体" w:hAnsi="宋体" w:eastAsia="宋体" w:cs="宋体"/>
                <w:b w:val="0"/>
                <w:bCs w:val="0"/>
                <w:i w:val="0"/>
                <w:iCs w:val="0"/>
                <w:sz w:val="18"/>
                <w:szCs w:val="18"/>
              </w:rPr>
              <w:t>Artifact &gt; Info &gt; Normative</w:t>
            </w:r>
          </w:p>
        </w:tc>
        <w:tc>
          <w:tcPr>
            <w:tcW w:w="240" w:type="pct"/>
            <w:tcBorders>
              <w:top w:val="nil"/>
              <w:left w:val="nil"/>
              <w:bottom w:val="nil"/>
              <w:right w:val="nil"/>
            </w:tcBorders>
            <w:noWrap w:val="0"/>
            <w:tcMar>
              <w:top w:w="60" w:type="dxa"/>
              <w:left w:w="80" w:type="dxa"/>
              <w:bottom w:w="60" w:type="dxa"/>
              <w:right w:w="80" w:type="dxa"/>
            </w:tcMar>
            <w:vAlign w:val="top"/>
          </w:tcPr>
          <w:p w14:paraId="46E002EF">
            <w:pPr>
              <w:keepNext/>
              <w:snapToGrid w:val="0"/>
              <w:spacing w:before="40" w:after="40"/>
              <w:jc w:val="left"/>
            </w:pPr>
            <w:r>
              <w:rPr>
                <w:rFonts w:ascii="宋体" w:hAnsi="宋体" w:eastAsia="宋体" w:cs="宋体"/>
                <w:b/>
                <w:bCs/>
                <w:i w:val="0"/>
                <w:iCs w:val="0"/>
                <w:sz w:val="18"/>
                <w:szCs w:val="18"/>
              </w:rPr>
              <w:t>政策文件</w:t>
            </w:r>
          </w:p>
        </w:tc>
        <w:tc>
          <w:tcPr>
            <w:tcW w:w="498" w:type="pct"/>
            <w:tcBorders>
              <w:top w:val="nil"/>
              <w:left w:val="nil"/>
              <w:bottom w:val="nil"/>
              <w:right w:val="nil"/>
            </w:tcBorders>
            <w:noWrap w:val="0"/>
            <w:tcMar>
              <w:top w:w="60" w:type="dxa"/>
              <w:left w:w="80" w:type="dxa"/>
              <w:bottom w:w="60" w:type="dxa"/>
              <w:right w:w="80" w:type="dxa"/>
            </w:tcMar>
            <w:vAlign w:val="top"/>
          </w:tcPr>
          <w:p w14:paraId="1139D8CC">
            <w:pPr>
              <w:keepNext/>
              <w:snapToGrid w:val="0"/>
              <w:spacing w:before="40" w:after="40"/>
              <w:jc w:val="left"/>
            </w:pPr>
            <w:r>
              <w:rPr>
                <w:rFonts w:ascii="宋体" w:hAnsi="宋体" w:eastAsia="宋体" w:cs="宋体"/>
                <w:b w:val="0"/>
                <w:bCs w:val="0"/>
                <w:i w:val="0"/>
                <w:iCs w:val="0"/>
                <w:sz w:val="18"/>
                <w:szCs w:val="18"/>
              </w:rPr>
              <w:t>由政府机构、资助机构或学术管理机构发布的政策、法规或制度性文件，具有行政约束力，如教育部相关政策、科研伦理规范等。</w:t>
            </w:r>
          </w:p>
        </w:tc>
        <w:tc>
          <w:tcPr>
            <w:tcW w:w="1239" w:type="pct"/>
            <w:tcBorders>
              <w:top w:val="nil"/>
              <w:left w:val="nil"/>
              <w:bottom w:val="nil"/>
              <w:right w:val="nil"/>
            </w:tcBorders>
            <w:noWrap w:val="0"/>
            <w:tcMar>
              <w:top w:w="60" w:type="dxa"/>
              <w:left w:w="80" w:type="dxa"/>
              <w:bottom w:w="60" w:type="dxa"/>
              <w:right w:w="80" w:type="dxa"/>
            </w:tcMar>
            <w:vAlign w:val="top"/>
          </w:tcPr>
          <w:p w14:paraId="3C6DB0FC">
            <w:pPr>
              <w:keepNext/>
              <w:snapToGrid w:val="0"/>
              <w:spacing w:before="40" w:after="40"/>
              <w:jc w:val="left"/>
            </w:pPr>
            <w:r>
              <w:rPr>
                <w:rFonts w:ascii="宋体" w:hAnsi="宋体" w:eastAsia="宋体" w:cs="宋体"/>
                <w:b w:val="0"/>
                <w:bCs w:val="0"/>
                <w:i w:val="0"/>
                <w:iCs w:val="0"/>
                <w:sz w:val="18"/>
                <w:szCs w:val="18"/>
              </w:rPr>
              <w:t>vs policy_initiative（Event）：policy 是政策文件本身（制品），policy_initiative 是该政策实施过程中发生的制度性行动事件。vs guideline：guideline 是建议性操作指导，policy 有行政约束力。</w:t>
            </w:r>
          </w:p>
        </w:tc>
        <w:tc>
          <w:tcPr>
            <w:tcW w:w="1182" w:type="pct"/>
            <w:tcBorders>
              <w:top w:val="nil"/>
              <w:left w:val="nil"/>
              <w:bottom w:val="nil"/>
              <w:right w:val="nil"/>
            </w:tcBorders>
            <w:noWrap w:val="0"/>
            <w:tcMar>
              <w:top w:w="60" w:type="dxa"/>
              <w:left w:w="80" w:type="dxa"/>
              <w:bottom w:w="60" w:type="dxa"/>
              <w:right w:w="80" w:type="dxa"/>
            </w:tcMar>
            <w:vAlign w:val="top"/>
          </w:tcPr>
          <w:p w14:paraId="70E0ECA8">
            <w:pPr>
              <w:keepNext/>
              <w:snapToGrid w:val="0"/>
              <w:spacing w:before="40" w:after="40"/>
              <w:jc w:val="left"/>
              <w:rPr>
                <w:ins w:id="612" w:author="goskii" w:date="2026-04-20T17:38:29Z"/>
                <w:rFonts w:hint="default"/>
                <w:sz w:val="18"/>
                <w:szCs w:val="18"/>
              </w:rPr>
            </w:pPr>
            <w:ins w:id="613" w:author="goskii" w:date="2026-04-17T20:32:12Z">
              <w:r>
                <w:rPr>
                  <w:rFonts w:hint="default"/>
                  <w:sz w:val="18"/>
                  <w:szCs w:val="18"/>
                </w:rPr>
                <w:t>由于</w:t>
              </w:r>
            </w:ins>
            <w:ins w:id="614" w:author="goskii" w:date="2026-04-17T20:32:12Z">
              <w:r>
                <w:rPr>
                  <w:rFonts w:hint="default"/>
                  <w:sz w:val="18"/>
                  <w:szCs w:val="18"/>
                  <w:highlight w:val="yellow"/>
                  <w:rPrChange w:id="615" w:author="goskii" w:date="2026-04-17T20:32:20Z">
                    <w:rPr>
                      <w:rFonts w:hint="eastAsia"/>
                    </w:rPr>
                  </w:rPrChange>
                </w:rPr>
                <w:t>HR1858</w:t>
              </w:r>
            </w:ins>
            <w:ins w:id="616" w:author="goskii" w:date="2026-04-17T20:32:12Z">
              <w:r>
                <w:rPr>
                  <w:rFonts w:hint="default"/>
                  <w:sz w:val="18"/>
                  <w:szCs w:val="18"/>
                </w:rPr>
                <w:t>很好地平衡了反盗与利用信息制作新的数据库产品需求之间的关系,它受到了金融出版界、教育科学委员会、网络公司和大公司信息用户的广泛支持。</w:t>
              </w:r>
            </w:ins>
          </w:p>
          <w:p w14:paraId="1DFC85EE">
            <w:pPr>
              <w:keepNext/>
              <w:snapToGrid w:val="0"/>
              <w:spacing w:before="40" w:after="40"/>
              <w:jc w:val="left"/>
              <w:rPr>
                <w:ins w:id="617" w:author="goskii" w:date="2026-04-20T17:38:29Z"/>
                <w:rFonts w:hint="default"/>
                <w:sz w:val="18"/>
                <w:szCs w:val="18"/>
              </w:rPr>
            </w:pPr>
          </w:p>
          <w:p w14:paraId="61652DDA">
            <w:pPr>
              <w:keepNext/>
              <w:snapToGrid w:val="0"/>
              <w:spacing w:before="40" w:after="40"/>
              <w:jc w:val="left"/>
              <w:rPr>
                <w:rFonts w:hint="default" w:eastAsia="宋体"/>
                <w:sz w:val="18"/>
                <w:szCs w:val="18"/>
                <w:lang w:val="en-US" w:eastAsia="zh-CN"/>
              </w:rPr>
            </w:pPr>
            <w:ins w:id="618" w:author="goskii" w:date="2026-04-20T17:38:32Z">
              <w:r>
                <w:rPr>
                  <w:rFonts w:hint="eastAsia"/>
                  <w:sz w:val="18"/>
                  <w:szCs w:val="18"/>
                  <w:lang w:val="en-US" w:eastAsia="zh-CN"/>
                </w:rPr>
                <w:t>A：</w:t>
              </w:r>
            </w:ins>
            <w:ins w:id="619" w:author="goskii" w:date="2026-04-20T17:38:33Z">
              <w:r>
                <w:rPr>
                  <w:rFonts w:hint="eastAsia"/>
                  <w:sz w:val="18"/>
                  <w:szCs w:val="18"/>
                  <w:lang w:val="en-US" w:eastAsia="zh-CN"/>
                </w:rPr>
                <w:t>H</w:t>
              </w:r>
            </w:ins>
            <w:ins w:id="620" w:author="goskii" w:date="2026-04-20T17:38:34Z">
              <w:r>
                <w:rPr>
                  <w:rFonts w:hint="eastAsia"/>
                  <w:sz w:val="18"/>
                  <w:szCs w:val="18"/>
                  <w:lang w:val="en-US" w:eastAsia="zh-CN"/>
                </w:rPr>
                <w:t>R1</w:t>
              </w:r>
            </w:ins>
            <w:ins w:id="621" w:author="goskii" w:date="2026-04-20T17:38:36Z">
              <w:r>
                <w:rPr>
                  <w:rFonts w:hint="eastAsia"/>
                  <w:sz w:val="18"/>
                  <w:szCs w:val="18"/>
                  <w:lang w:val="en-US" w:eastAsia="zh-CN"/>
                </w:rPr>
                <w:t>858</w:t>
              </w:r>
            </w:ins>
          </w:p>
        </w:tc>
        <w:tc>
          <w:tcPr>
            <w:tcW w:w="592" w:type="pct"/>
            <w:tcBorders>
              <w:top w:val="nil"/>
              <w:left w:val="nil"/>
              <w:bottom w:val="nil"/>
              <w:right w:val="nil"/>
            </w:tcBorders>
            <w:noWrap w:val="0"/>
            <w:tcMar>
              <w:top w:w="60" w:type="dxa"/>
              <w:left w:w="80" w:type="dxa"/>
              <w:bottom w:w="60" w:type="dxa"/>
              <w:right w:w="80" w:type="dxa"/>
            </w:tcMar>
            <w:vAlign w:val="top"/>
          </w:tcPr>
          <w:p w14:paraId="77FEE947">
            <w:pPr>
              <w:keepNext/>
              <w:snapToGrid w:val="0"/>
              <w:spacing w:before="40" w:after="40"/>
              <w:jc w:val="left"/>
              <w:rPr>
                <w:del w:id="622" w:author="goskii" w:date="2026-04-17T20:32:37Z"/>
              </w:rPr>
            </w:pPr>
            <w:ins w:id="623" w:author="goskii" w:date="2026-04-17T20:32:37Z">
              <w:r>
                <w:rPr>
                  <w:rFonts w:ascii="宋体" w:hAnsi="宋体" w:eastAsia="宋体" w:cs="宋体"/>
                  <w:sz w:val="18"/>
                  <w:szCs w:val="18"/>
                </w:rPr>
                <w:t>《从国际数据库法律保护新进展看我国数据库立法之取向》</w:t>
              </w:r>
            </w:ins>
            <w:del w:id="624" w:author="goskii" w:date="2026-04-17T20:32:37Z">
              <w:r>
                <w:rPr>
                  <w:rFonts w:ascii="宋体" w:hAnsi="宋体" w:eastAsia="宋体" w:cs="宋体"/>
                  <w:b w:val="0"/>
                  <w:bCs w:val="0"/>
                  <w:i w:val="0"/>
                  <w:iCs w:val="0"/>
                  <w:sz w:val="18"/>
                  <w:szCs w:val="18"/>
                </w:rPr>
                <w:delText>① 第二届图书馆法与知识产权论坛综述</w:delText>
              </w:r>
            </w:del>
          </w:p>
          <w:p w14:paraId="408450FD">
            <w:pPr>
              <w:keepNext/>
              <w:snapToGrid w:val="0"/>
              <w:spacing w:before="40" w:after="40"/>
              <w:jc w:val="left"/>
            </w:pPr>
            <w:del w:id="625" w:author="goskii" w:date="2026-04-17T20:32:37Z">
              <w:r>
                <w:rPr>
                  <w:rFonts w:ascii="宋体" w:hAnsi="宋体" w:eastAsia="宋体" w:cs="宋体"/>
                  <w:b w:val="0"/>
                  <w:bCs w:val="0"/>
                  <w:i w:val="0"/>
                  <w:iCs w:val="0"/>
                  <w:sz w:val="18"/>
                  <w:szCs w:val="18"/>
                </w:rPr>
                <w:delText>② 第二届图书馆法与知识产权论坛综述</w:delText>
              </w:r>
            </w:del>
          </w:p>
        </w:tc>
      </w:tr>
      <w:tr w14:paraId="215EF8DD">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4740FF14">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52A97F99">
            <w:pPr>
              <w:keepNext/>
              <w:snapToGrid w:val="0"/>
              <w:spacing w:before="40" w:after="40"/>
              <w:jc w:val="left"/>
            </w:pPr>
            <w:r>
              <w:rPr>
                <w:rFonts w:ascii="宋体" w:hAnsi="宋体" w:eastAsia="宋体" w:cs="宋体"/>
                <w:b w:val="0"/>
                <w:bCs w:val="0"/>
                <w:i w:val="0"/>
                <w:iCs w:val="0"/>
                <w:sz w:val="18"/>
                <w:szCs w:val="18"/>
              </w:rPr>
              <w:t>guideline</w:t>
            </w:r>
          </w:p>
        </w:tc>
        <w:tc>
          <w:tcPr>
            <w:tcW w:w="407" w:type="pct"/>
            <w:tcBorders>
              <w:top w:val="nil"/>
              <w:left w:val="nil"/>
              <w:bottom w:val="nil"/>
              <w:right w:val="nil"/>
            </w:tcBorders>
            <w:noWrap w:val="0"/>
            <w:tcMar>
              <w:top w:w="60" w:type="dxa"/>
              <w:left w:w="80" w:type="dxa"/>
              <w:bottom w:w="60" w:type="dxa"/>
              <w:right w:w="80" w:type="dxa"/>
            </w:tcMar>
            <w:vAlign w:val="top"/>
          </w:tcPr>
          <w:p w14:paraId="75B5E477">
            <w:pPr>
              <w:keepNext/>
              <w:snapToGrid w:val="0"/>
              <w:spacing w:before="40" w:after="40"/>
              <w:jc w:val="left"/>
            </w:pPr>
            <w:r>
              <w:rPr>
                <w:rFonts w:ascii="宋体" w:hAnsi="宋体" w:eastAsia="宋体" w:cs="宋体"/>
                <w:b w:val="0"/>
                <w:bCs w:val="0"/>
                <w:i w:val="0"/>
                <w:iCs w:val="0"/>
                <w:sz w:val="18"/>
                <w:szCs w:val="18"/>
              </w:rPr>
              <w:t>Artifact &gt; Info &gt; Normative</w:t>
            </w:r>
          </w:p>
        </w:tc>
        <w:tc>
          <w:tcPr>
            <w:tcW w:w="240" w:type="pct"/>
            <w:tcBorders>
              <w:top w:val="nil"/>
              <w:left w:val="nil"/>
              <w:bottom w:val="nil"/>
              <w:right w:val="nil"/>
            </w:tcBorders>
            <w:noWrap w:val="0"/>
            <w:tcMar>
              <w:top w:w="60" w:type="dxa"/>
              <w:left w:w="80" w:type="dxa"/>
              <w:bottom w:w="60" w:type="dxa"/>
              <w:right w:w="80" w:type="dxa"/>
            </w:tcMar>
            <w:vAlign w:val="top"/>
          </w:tcPr>
          <w:p w14:paraId="18D12B9C">
            <w:pPr>
              <w:keepNext/>
              <w:snapToGrid w:val="0"/>
              <w:spacing w:before="40" w:after="40"/>
              <w:jc w:val="left"/>
            </w:pPr>
            <w:r>
              <w:rPr>
                <w:rFonts w:ascii="宋体" w:hAnsi="宋体" w:eastAsia="宋体" w:cs="宋体"/>
                <w:b/>
                <w:bCs/>
                <w:i w:val="0"/>
                <w:iCs w:val="0"/>
                <w:sz w:val="18"/>
                <w:szCs w:val="18"/>
              </w:rPr>
              <w:t>指南/规范</w:t>
            </w:r>
          </w:p>
        </w:tc>
        <w:tc>
          <w:tcPr>
            <w:tcW w:w="498" w:type="pct"/>
            <w:tcBorders>
              <w:top w:val="nil"/>
              <w:left w:val="nil"/>
              <w:bottom w:val="nil"/>
              <w:right w:val="nil"/>
            </w:tcBorders>
            <w:noWrap w:val="0"/>
            <w:tcMar>
              <w:top w:w="60" w:type="dxa"/>
              <w:left w:w="80" w:type="dxa"/>
              <w:bottom w:w="60" w:type="dxa"/>
              <w:right w:w="80" w:type="dxa"/>
            </w:tcMar>
            <w:vAlign w:val="top"/>
          </w:tcPr>
          <w:p w14:paraId="7BC0E25E">
            <w:pPr>
              <w:keepNext/>
              <w:snapToGrid w:val="0"/>
              <w:spacing w:before="40" w:after="40"/>
              <w:jc w:val="left"/>
            </w:pPr>
            <w:r>
              <w:rPr>
                <w:rFonts w:ascii="宋体" w:hAnsi="宋体" w:eastAsia="宋体" w:cs="宋体"/>
                <w:b w:val="0"/>
                <w:bCs w:val="0"/>
                <w:i w:val="0"/>
                <w:iCs w:val="0"/>
                <w:sz w:val="18"/>
                <w:szCs w:val="18"/>
              </w:rPr>
              <w:t>操作性的最佳实践建议或规范性指导文件，如研究报告写作规范、数据管理指南、学术伦理指导原则等，通常无强制约束力。</w:t>
            </w:r>
          </w:p>
        </w:tc>
        <w:tc>
          <w:tcPr>
            <w:tcW w:w="1239" w:type="pct"/>
            <w:tcBorders>
              <w:top w:val="nil"/>
              <w:left w:val="nil"/>
              <w:bottom w:val="nil"/>
              <w:right w:val="nil"/>
            </w:tcBorders>
            <w:noWrap w:val="0"/>
            <w:tcMar>
              <w:top w:w="60" w:type="dxa"/>
              <w:left w:w="80" w:type="dxa"/>
              <w:bottom w:w="60" w:type="dxa"/>
              <w:right w:w="80" w:type="dxa"/>
            </w:tcMar>
            <w:vAlign w:val="top"/>
          </w:tcPr>
          <w:p w14:paraId="387AFC0D">
            <w:pPr>
              <w:keepNext/>
              <w:snapToGrid w:val="0"/>
              <w:spacing w:before="40" w:after="40"/>
              <w:jc w:val="left"/>
            </w:pPr>
            <w:r>
              <w:rPr>
                <w:rFonts w:ascii="宋体" w:hAnsi="宋体" w:eastAsia="宋体" w:cs="宋体"/>
                <w:b w:val="0"/>
                <w:bCs w:val="0"/>
                <w:i w:val="0"/>
                <w:iCs w:val="0"/>
                <w:sz w:val="18"/>
                <w:szCs w:val="18"/>
              </w:rPr>
              <w:t>vs standard：guideline 无强制约束力且无正式审批，standard 经过正式标准化程序。vs policy：guideline 是建议性的操作指导，policy 是具有行政约束力的制度规定。</w:t>
            </w:r>
          </w:p>
        </w:tc>
        <w:tc>
          <w:tcPr>
            <w:tcW w:w="1182" w:type="pct"/>
            <w:tcBorders>
              <w:top w:val="nil"/>
              <w:left w:val="nil"/>
              <w:bottom w:val="nil"/>
              <w:right w:val="nil"/>
            </w:tcBorders>
            <w:noWrap w:val="0"/>
            <w:tcMar>
              <w:top w:w="60" w:type="dxa"/>
              <w:left w:w="80" w:type="dxa"/>
              <w:bottom w:w="60" w:type="dxa"/>
              <w:right w:w="80" w:type="dxa"/>
            </w:tcMar>
            <w:vAlign w:val="top"/>
          </w:tcPr>
          <w:p w14:paraId="46324FEA">
            <w:pPr>
              <w:keepNext/>
              <w:snapToGrid w:val="0"/>
              <w:spacing w:before="40" w:after="40"/>
              <w:jc w:val="left"/>
              <w:rPr>
                <w:ins w:id="626" w:author="goskii" w:date="2026-04-20T17:38:40Z"/>
                <w:rFonts w:ascii="宋体" w:hAnsi="宋体" w:eastAsia="宋体" w:cs="宋体"/>
                <w:b w:val="0"/>
                <w:bCs w:val="0"/>
                <w:i w:val="0"/>
                <w:iCs w:val="0"/>
                <w:sz w:val="18"/>
                <w:szCs w:val="18"/>
              </w:rPr>
            </w:pPr>
            <w:ins w:id="627" w:author="goskii" w:date="2026-04-19T20:10:51Z">
              <w:r>
                <w:rPr>
                  <w:rFonts w:ascii="宋体" w:hAnsi="宋体" w:eastAsia="宋体" w:cs="宋体"/>
                  <w:b w:val="0"/>
                  <w:bCs w:val="0"/>
                  <w:i w:val="0"/>
                  <w:iCs w:val="0"/>
                  <w:sz w:val="18"/>
                  <w:szCs w:val="18"/>
                </w:rPr>
                <w:t>除了国家机构或协会制定相应的标准和指南外，一些大学还制定了切合自身特色的</w:t>
              </w:r>
            </w:ins>
            <w:ins w:id="628" w:author="goskii" w:date="2026-04-19T20:10:51Z">
              <w:r>
                <w:rPr>
                  <w:rFonts w:ascii="宋体" w:hAnsi="宋体" w:eastAsia="宋体" w:cs="宋体"/>
                  <w:b w:val="0"/>
                  <w:bCs w:val="0"/>
                  <w:i w:val="0"/>
                  <w:iCs w:val="0"/>
                  <w:sz w:val="18"/>
                  <w:szCs w:val="18"/>
                  <w:highlight w:val="yellow"/>
                  <w:rPrChange w:id="629" w:author="goskii" w:date="2026-04-19T20:11:04Z">
                    <w:rPr>
                      <w:rFonts w:ascii="宋体" w:hAnsi="宋体" w:eastAsia="宋体" w:cs="宋体"/>
                      <w:b w:val="0"/>
                      <w:bCs w:val="0"/>
                      <w:i w:val="0"/>
                      <w:iCs w:val="0"/>
                      <w:sz w:val="18"/>
                      <w:szCs w:val="18"/>
                    </w:rPr>
                  </w:rPrChange>
                </w:rPr>
                <w:t>信息素质培养标准</w:t>
              </w:r>
            </w:ins>
            <w:ins w:id="630" w:author="goskii" w:date="2026-04-19T20:10:51Z">
              <w:r>
                <w:rPr>
                  <w:rFonts w:ascii="宋体" w:hAnsi="宋体" w:eastAsia="宋体" w:cs="宋体"/>
                  <w:b w:val="0"/>
                  <w:bCs w:val="0"/>
                  <w:i w:val="0"/>
                  <w:iCs w:val="0"/>
                  <w:sz w:val="18"/>
                  <w:szCs w:val="18"/>
                </w:rPr>
                <w:t>。</w:t>
              </w:r>
            </w:ins>
            <w:ins w:id="631" w:author="goskii" w:date="2026-04-19T20:11:00Z">
              <w:r>
                <w:rPr>
                  <w:rFonts w:ascii="宋体" w:hAnsi="宋体" w:eastAsia="宋体" w:cs="宋体"/>
                  <w:b w:val="0"/>
                  <w:bCs w:val="0"/>
                  <w:i w:val="0"/>
                  <w:iCs w:val="0"/>
                  <w:sz w:val="18"/>
                  <w:szCs w:val="18"/>
                </w:rPr>
                <w:t>尽管这些标准也有不尽人意的地方，但他们对 IL 教育活动实行规范化、标准化管理的做法以及相关标准文件对我国的 IL 教育研究与实践有很重要的借鉴作用，既可以为我们提供重要参考，又可以为 IL 教育教学、考试、评估管理等提供可操作的依据。</w:t>
              </w:r>
            </w:ins>
          </w:p>
          <w:p w14:paraId="43196626">
            <w:pPr>
              <w:keepNext/>
              <w:snapToGrid w:val="0"/>
              <w:spacing w:before="40" w:after="40"/>
              <w:jc w:val="left"/>
              <w:rPr>
                <w:ins w:id="632" w:author="goskii" w:date="2026-04-20T17:38:40Z"/>
                <w:rFonts w:ascii="宋体" w:hAnsi="宋体" w:eastAsia="宋体" w:cs="宋体"/>
                <w:b w:val="0"/>
                <w:bCs w:val="0"/>
                <w:i w:val="0"/>
                <w:iCs w:val="0"/>
                <w:sz w:val="18"/>
                <w:szCs w:val="18"/>
              </w:rPr>
            </w:pPr>
          </w:p>
          <w:p w14:paraId="213B4430">
            <w:pPr>
              <w:keepNext/>
              <w:snapToGrid w:val="0"/>
              <w:spacing w:before="40" w:after="40"/>
              <w:jc w:val="left"/>
              <w:rPr>
                <w:del w:id="633" w:author="goskii" w:date="2026-04-19T18:58:34Z"/>
              </w:rPr>
            </w:pPr>
            <w:ins w:id="634" w:author="goskii" w:date="2026-04-20T17:38:41Z">
              <w:r>
                <w:rPr>
                  <w:rFonts w:hint="eastAsia" w:cs="宋体"/>
                  <w:b w:val="0"/>
                  <w:bCs w:val="0"/>
                  <w:i w:val="0"/>
                  <w:iCs w:val="0"/>
                  <w:sz w:val="18"/>
                  <w:szCs w:val="18"/>
                  <w:lang w:val="en-US" w:eastAsia="zh-CN"/>
                </w:rPr>
                <w:t>A：</w:t>
              </w:r>
            </w:ins>
            <w:ins w:id="635" w:author="goskii" w:date="2026-04-20T17:38:51Z">
              <w:r>
                <w:rPr>
                  <w:rFonts w:hint="eastAsia" w:cs="宋体"/>
                  <w:b w:val="0"/>
                  <w:bCs w:val="0"/>
                  <w:i w:val="0"/>
                  <w:iCs w:val="0"/>
                  <w:sz w:val="18"/>
                  <w:szCs w:val="18"/>
                  <w:lang w:val="en-US" w:eastAsia="zh-CN"/>
                </w:rPr>
                <w:t>信息素质培养标准</w:t>
              </w:r>
            </w:ins>
            <w:del w:id="636" w:author="goskii" w:date="2026-04-19T18:58:34Z">
              <w:r>
                <w:rPr>
                  <w:rFonts w:ascii="宋体" w:hAnsi="宋体" w:eastAsia="宋体" w:cs="宋体"/>
                  <w:b w:val="0"/>
                  <w:bCs w:val="0"/>
                  <w:i w:val="0"/>
                  <w:iCs w:val="0"/>
                  <w:sz w:val="18"/>
                  <w:szCs w:val="18"/>
                </w:rPr>
                <w:delText>① 日本《图书馆员伦理纲领》的核心理念与实施现状……制定伦理纲领是确立图书馆员这一专门职业所必需的</w:delText>
              </w:r>
            </w:del>
          </w:p>
          <w:p w14:paraId="5F37E10B">
            <w:pPr>
              <w:keepNext/>
              <w:snapToGrid w:val="0"/>
              <w:spacing w:before="40" w:after="40"/>
              <w:jc w:val="left"/>
            </w:pPr>
            <w:del w:id="637" w:author="goskii" w:date="2026-04-19T18:58:34Z">
              <w:r>
                <w:rPr>
                  <w:rFonts w:ascii="宋体" w:hAnsi="宋体" w:eastAsia="宋体" w:cs="宋体"/>
                  <w:b w:val="0"/>
                  <w:bCs w:val="0"/>
                  <w:i w:val="0"/>
                  <w:iCs w:val="0"/>
                  <w:sz w:val="18"/>
                  <w:szCs w:val="18"/>
                </w:rPr>
                <w:delText>② 美国图书馆协会《图书馆员伦理准则》的制定与修订经过……在美国图书馆从业人员心目中的重要地位和深远影响</w:delText>
              </w:r>
            </w:del>
          </w:p>
        </w:tc>
        <w:tc>
          <w:tcPr>
            <w:tcW w:w="592" w:type="pct"/>
            <w:tcBorders>
              <w:top w:val="nil"/>
              <w:left w:val="nil"/>
              <w:bottom w:val="nil"/>
              <w:right w:val="nil"/>
            </w:tcBorders>
            <w:noWrap w:val="0"/>
            <w:tcMar>
              <w:top w:w="60" w:type="dxa"/>
              <w:left w:w="80" w:type="dxa"/>
              <w:bottom w:w="60" w:type="dxa"/>
              <w:right w:w="80" w:type="dxa"/>
            </w:tcMar>
            <w:vAlign w:val="top"/>
          </w:tcPr>
          <w:p w14:paraId="4F0D1C74">
            <w:pPr>
              <w:keepNext/>
              <w:snapToGrid w:val="0"/>
              <w:spacing w:before="40" w:after="40"/>
              <w:jc w:val="left"/>
              <w:rPr>
                <w:del w:id="638" w:author="goskii" w:date="2026-04-19T18:58:36Z"/>
              </w:rPr>
            </w:pPr>
            <w:ins w:id="639" w:author="goskii" w:date="2026-04-19T20:11:14Z">
              <w:r>
                <w:rPr>
                  <w:rFonts w:ascii="宋体" w:hAnsi="宋体" w:eastAsia="宋体" w:cs="宋体"/>
                  <w:b w:val="0"/>
                  <w:bCs w:val="0"/>
                  <w:i w:val="0"/>
                  <w:iCs w:val="0"/>
                  <w:sz w:val="18"/>
                  <w:szCs w:val="18"/>
                </w:rPr>
                <w:t>《国外信息素质培养特点综述》</w:t>
              </w:r>
            </w:ins>
            <w:del w:id="640" w:author="goskii" w:date="2026-04-19T18:58:36Z">
              <w:r>
                <w:rPr>
                  <w:rFonts w:ascii="宋体" w:hAnsi="宋体" w:eastAsia="宋体" w:cs="宋体"/>
                  <w:b w:val="0"/>
                  <w:bCs w:val="0"/>
                  <w:i w:val="0"/>
                  <w:iCs w:val="0"/>
                  <w:sz w:val="18"/>
                  <w:szCs w:val="18"/>
                </w:rPr>
                <w:delText>① 第二届图书馆法与知识产权论坛综述</w:delText>
              </w:r>
            </w:del>
          </w:p>
          <w:p w14:paraId="72CC4EDF">
            <w:pPr>
              <w:keepNext/>
              <w:snapToGrid w:val="0"/>
              <w:spacing w:before="40" w:after="40"/>
              <w:jc w:val="left"/>
            </w:pPr>
            <w:del w:id="641" w:author="goskii" w:date="2026-04-19T18:58:36Z">
              <w:r>
                <w:rPr>
                  <w:rFonts w:ascii="宋体" w:hAnsi="宋体" w:eastAsia="宋体" w:cs="宋体"/>
                  <w:b w:val="0"/>
                  <w:bCs w:val="0"/>
                  <w:i w:val="0"/>
                  <w:iCs w:val="0"/>
                  <w:sz w:val="18"/>
                  <w:szCs w:val="18"/>
                </w:rPr>
                <w:delText>② 第二届图书馆法与知识产权论坛综述</w:delText>
              </w:r>
            </w:del>
          </w:p>
        </w:tc>
      </w:tr>
      <w:tr w14:paraId="524510E6">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15773E15">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4D150E24">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
          <w:p w14:paraId="67618335">
            <w:pPr>
              <w:keepNext/>
              <w:snapToGrid w:val="0"/>
              <w:spacing w:before="40" w:after="40"/>
              <w:jc w:val="left"/>
            </w:pPr>
            <w:r>
              <w:rPr>
                <w:rFonts w:ascii="宋体" w:hAnsi="宋体" w:eastAsia="宋体" w:cs="宋体"/>
                <w:b w:val="0"/>
                <w:bCs w:val="0"/>
                <w:i w:val="0"/>
                <w:iCs w:val="0"/>
                <w:sz w:val="18"/>
                <w:szCs w:val="18"/>
              </w:rPr>
              <w:t>Artifact &gt; Info &gt; Normative</w:t>
            </w:r>
          </w:p>
        </w:tc>
        <w:tc>
          <w:tcPr>
            <w:tcW w:w="240" w:type="pct"/>
            <w:tcBorders>
              <w:top w:val="nil"/>
              <w:left w:val="nil"/>
              <w:bottom w:val="nil"/>
              <w:right w:val="nil"/>
            </w:tcBorders>
            <w:noWrap w:val="0"/>
            <w:tcMar>
              <w:top w:w="60" w:type="dxa"/>
              <w:left w:w="80" w:type="dxa"/>
              <w:bottom w:w="60" w:type="dxa"/>
              <w:right w:w="80" w:type="dxa"/>
            </w:tcMar>
            <w:vAlign w:val="top"/>
          </w:tcPr>
          <w:p w14:paraId="6243689F">
            <w:pPr>
              <w:keepNext/>
              <w:snapToGrid w:val="0"/>
              <w:spacing w:before="40" w:after="40"/>
              <w:jc w:val="left"/>
            </w:pPr>
            <w:r>
              <w:rPr>
                <w:rFonts w:ascii="宋体" w:hAnsi="宋体" w:eastAsia="宋体" w:cs="宋体"/>
                <w:b/>
                <w:bCs/>
                <w:i w:val="0"/>
                <w:iCs w:val="0"/>
                <w:sz w:val="18"/>
                <w:szCs w:val="18"/>
              </w:rPr>
              <w:t>其他规范性制品</w:t>
            </w:r>
          </w:p>
        </w:tc>
        <w:tc>
          <w:tcPr>
            <w:tcW w:w="498" w:type="pct"/>
            <w:tcBorders>
              <w:top w:val="nil"/>
              <w:left w:val="nil"/>
              <w:bottom w:val="nil"/>
              <w:right w:val="nil"/>
            </w:tcBorders>
            <w:noWrap w:val="0"/>
            <w:tcMar>
              <w:top w:w="60" w:type="dxa"/>
              <w:left w:w="80" w:type="dxa"/>
              <w:bottom w:w="60" w:type="dxa"/>
              <w:right w:w="80" w:type="dxa"/>
            </w:tcMar>
            <w:vAlign w:val="top"/>
          </w:tcPr>
          <w:p w14:paraId="288D0CDA">
            <w:pPr>
              <w:keepNext/>
              <w:snapToGrid w:val="0"/>
              <w:spacing w:before="40" w:after="40"/>
              <w:jc w:val="left"/>
            </w:pPr>
            <w:r>
              <w:rPr>
                <w:rFonts w:ascii="宋体" w:hAnsi="宋体" w:eastAsia="宋体" w:cs="宋体"/>
                <w:b w:val="0"/>
                <w:bCs w:val="0"/>
                <w:i w:val="0"/>
                <w:iCs w:val="0"/>
                <w:sz w:val="18"/>
                <w:szCs w:val="18"/>
              </w:rPr>
              <w:t>当规范性制品无法归入 standard / policy / guideline 时使用，如某类特殊形式的行业公约、伦理声明等。</w:t>
            </w:r>
          </w:p>
        </w:tc>
        <w:tc>
          <w:tcPr>
            <w:tcW w:w="1239" w:type="pct"/>
            <w:tcBorders>
              <w:top w:val="nil"/>
              <w:left w:val="nil"/>
              <w:bottom w:val="nil"/>
              <w:right w:val="nil"/>
            </w:tcBorders>
            <w:noWrap w:val="0"/>
            <w:tcMar>
              <w:top w:w="60" w:type="dxa"/>
              <w:left w:w="80" w:type="dxa"/>
              <w:bottom w:w="60" w:type="dxa"/>
              <w:right w:w="80" w:type="dxa"/>
            </w:tcMar>
            <w:vAlign w:val="top"/>
          </w:tcPr>
          <w:p w14:paraId="1F417164">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
          <w:p w14:paraId="5DBDDAD7">
            <w:pPr>
              <w:keepNext/>
              <w:snapToGrid w:val="0"/>
              <w:spacing w:before="40" w:after="40"/>
              <w:jc w:val="left"/>
            </w:pPr>
            <w:del w:id="642" w:author="goskii" w:date="2026-04-20T17:30:19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
          <w:p w14:paraId="12182F2D">
            <w:pPr>
              <w:keepNext/>
              <w:snapToGrid w:val="0"/>
              <w:spacing w:before="40" w:after="40"/>
              <w:jc w:val="left"/>
            </w:pPr>
            <w:del w:id="643" w:author="goskii" w:date="2026-04-19T20:11:16Z">
              <w:r>
                <w:rPr>
                  <w:rFonts w:ascii="宋体" w:hAnsi="宋体" w:eastAsia="宋体" w:cs="宋体"/>
                  <w:b w:val="0"/>
                  <w:bCs w:val="0"/>
                  <w:i w:val="0"/>
                  <w:iCs w:val="0"/>
                  <w:sz w:val="18"/>
                  <w:szCs w:val="18"/>
                </w:rPr>
                <w:delText>—</w:delText>
              </w:r>
            </w:del>
          </w:p>
        </w:tc>
      </w:tr>
      <w:tr w14:paraId="073D3DB6">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724A212A">
            <w:pPr>
              <w:keepNext/>
              <w:snapToGrid w:val="0"/>
              <w:spacing w:before="40" w:after="40"/>
              <w:jc w:val="left"/>
            </w:pPr>
            <w:r>
              <w:rPr>
                <w:rFonts w:ascii="宋体" w:hAnsi="宋体" w:eastAsia="宋体" w:cs="宋体"/>
                <w:b/>
                <w:bCs/>
                <w:i w:val="0"/>
                <w:iCs w:val="0"/>
                <w:sz w:val="20"/>
                <w:szCs w:val="20"/>
              </w:rPr>
              <w:t>2.2 FunctionalArtifact（功能性制品）— 价值在于运行而非阅读</w:t>
            </w:r>
          </w:p>
        </w:tc>
      </w:tr>
      <w:tr w14:paraId="4D061B44">
        <w:trPr>
          <w:trHeight w:val="9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16099573">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4F848FAE">
            <w:pPr>
              <w:keepNext/>
              <w:snapToGrid w:val="0"/>
              <w:spacing w:before="40" w:after="40"/>
              <w:jc w:val="left"/>
              <w:rPr>
                <w:ins w:id="644" w:author="池林" w:date="2026-09-24T16:31:51Z"/>
                <w:rFonts w:ascii="宋体" w:hAnsi="宋体" w:eastAsia="宋体" w:cs="宋体"/>
                <w:b w:val="0"/>
                <w:bCs w:val="0"/>
                <w:i w:val="0"/>
                <w:iCs w:val="0"/>
                <w:sz w:val="18"/>
                <w:szCs w:val="18"/>
              </w:rPr>
            </w:pPr>
            <w:ins w:id="645" w:author="池林" w:date="2026-09-24T16:31:51Z">
              <w:r>
                <w:rPr>
                  <w:rFonts w:ascii="宋体" w:hAnsi="宋体" w:eastAsia="宋体" w:cs="宋体"/>
                  <w:b w:val="0"/>
                  <w:bCs w:val="0"/>
                  <w:i w:val="0"/>
                  <w:iCs w:val="0"/>
                  <w:sz w:val="18"/>
                  <w:szCs w:val="18"/>
                  <w:lang w:val="en-US" w:eastAsia="zh-CN"/>
                </w:rPr>
                <w:t>software_system</w:t>
              </w:r>
            </w:ins>
          </w:p>
          <w:p w14:paraId="1722B678">
            <w:pPr>
              <w:keepNext/>
              <w:snapToGrid w:val="0"/>
              <w:spacing w:before="40" w:after="40"/>
              <w:jc w:val="left"/>
            </w:pPr>
            <w:del w:id="646" w:author="池林" w:date="2026-09-24T16:31:51Z">
              <w:r>
                <w:rPr>
                  <w:rFonts w:ascii="宋体" w:hAnsi="宋体" w:eastAsia="宋体" w:cs="宋体"/>
                  <w:b w:val="0"/>
                  <w:bCs w:val="0"/>
                  <w:i w:val="0"/>
                  <w:iCs w:val="0"/>
                  <w:sz w:val="18"/>
                  <w:szCs w:val="18"/>
                </w:rPr>
                <w:delText>information_system</w:delText>
              </w:r>
            </w:del>
          </w:p>
        </w:tc>
        <w:tc>
          <w:tcPr>
            <w:tcW w:w="407" w:type="pct"/>
            <w:tcBorders>
              <w:top w:val="nil"/>
              <w:left w:val="nil"/>
              <w:bottom w:val="nil"/>
              <w:right w:val="nil"/>
            </w:tcBorders>
            <w:noWrap w:val="0"/>
            <w:tcMar>
              <w:top w:w="60" w:type="dxa"/>
              <w:left w:w="80" w:type="dxa"/>
              <w:bottom w:w="60" w:type="dxa"/>
              <w:right w:w="80" w:type="dxa"/>
            </w:tcMar>
            <w:vAlign w:val="top"/>
          </w:tcPr>
          <w:p w14:paraId="0BE2E89E">
            <w:pPr>
              <w:keepNext/>
              <w:snapToGrid w:val="0"/>
              <w:spacing w:before="40" w:after="40"/>
              <w:jc w:val="left"/>
            </w:pPr>
            <w:r>
              <w:rPr>
                <w:rFonts w:ascii="宋体" w:hAnsi="宋体" w:eastAsia="宋体" w:cs="宋体"/>
                <w:b w:val="0"/>
                <w:bCs w:val="0"/>
                <w:i w:val="0"/>
                <w:iCs w:val="0"/>
                <w:sz w:val="18"/>
                <w:szCs w:val="18"/>
              </w:rPr>
              <w:t>Artifact &gt; Functional &gt; System</w:t>
            </w:r>
          </w:p>
        </w:tc>
        <w:tc>
          <w:tcPr>
            <w:tcW w:w="240" w:type="pct"/>
            <w:tcBorders>
              <w:top w:val="nil"/>
              <w:left w:val="nil"/>
              <w:bottom w:val="nil"/>
              <w:right w:val="nil"/>
            </w:tcBorders>
            <w:noWrap w:val="0"/>
            <w:tcMar>
              <w:top w:w="60" w:type="dxa"/>
              <w:left w:w="80" w:type="dxa"/>
              <w:bottom w:w="60" w:type="dxa"/>
              <w:right w:w="80" w:type="dxa"/>
            </w:tcMar>
            <w:vAlign w:val="top"/>
          </w:tcPr>
          <w:p w14:paraId="67537DF1">
            <w:pPr>
              <w:keepNext/>
              <w:snapToGrid w:val="0"/>
              <w:spacing w:before="40" w:after="40"/>
              <w:jc w:val="left"/>
            </w:pPr>
            <w:ins w:id="647" w:author="池林" w:date="2026-09-24T16:32:11Z">
              <w:r>
                <w:rPr>
                  <w:rFonts w:hint="eastAsia" w:cs="宋体"/>
                  <w:b/>
                  <w:bCs/>
                  <w:i w:val="0"/>
                  <w:iCs w:val="0"/>
                  <w:sz w:val="18"/>
                  <w:szCs w:val="18"/>
                  <w:lang w:val="en-US" w:eastAsia="zh-CN"/>
                </w:rPr>
                <w:t>软件</w:t>
              </w:r>
            </w:ins>
            <w:del w:id="648" w:author="池林" w:date="2026-09-24T16:32:10Z">
              <w:r>
                <w:rPr>
                  <w:rFonts w:ascii="宋体" w:hAnsi="宋体" w:eastAsia="宋体" w:cs="宋体"/>
                  <w:b/>
                  <w:bCs/>
                  <w:i w:val="0"/>
                  <w:iCs w:val="0"/>
                  <w:sz w:val="18"/>
                  <w:szCs w:val="18"/>
                </w:rPr>
                <w:delText>信</w:delText>
              </w:r>
            </w:del>
            <w:del w:id="649" w:author="池林" w:date="2026-09-24T16:32:09Z">
              <w:r>
                <w:rPr>
                  <w:rFonts w:ascii="宋体" w:hAnsi="宋体" w:eastAsia="宋体" w:cs="宋体"/>
                  <w:b/>
                  <w:bCs/>
                  <w:i w:val="0"/>
                  <w:iCs w:val="0"/>
                  <w:sz w:val="18"/>
                  <w:szCs w:val="18"/>
                </w:rPr>
                <w:delText>息</w:delText>
              </w:r>
            </w:del>
            <w:r>
              <w:rPr>
                <w:rFonts w:ascii="宋体" w:hAnsi="宋体" w:eastAsia="宋体" w:cs="宋体"/>
                <w:b/>
                <w:bCs/>
                <w:i w:val="0"/>
                <w:iCs w:val="0"/>
                <w:sz w:val="18"/>
                <w:szCs w:val="18"/>
              </w:rPr>
              <w:t>系统</w:t>
            </w:r>
          </w:p>
        </w:tc>
        <w:tc>
          <w:tcPr>
            <w:tcW w:w="498" w:type="pct"/>
            <w:tcBorders>
              <w:top w:val="nil"/>
              <w:left w:val="nil"/>
              <w:bottom w:val="nil"/>
              <w:right w:val="nil"/>
            </w:tcBorders>
            <w:noWrap w:val="0"/>
            <w:tcMar>
              <w:top w:w="60" w:type="dxa"/>
              <w:left w:w="80" w:type="dxa"/>
              <w:bottom w:w="60" w:type="dxa"/>
              <w:right w:w="80" w:type="dxa"/>
            </w:tcMar>
            <w:vAlign w:val="top"/>
          </w:tcPr>
          <w:p w14:paraId="63ECEF09">
            <w:pPr>
              <w:keepNext/>
              <w:snapToGrid w:val="0"/>
              <w:spacing w:before="40" w:after="40"/>
              <w:jc w:val="left"/>
              <w:rPr>
                <w:ins w:id="650" w:author="池林" w:date="2026-09-24T16:33:28Z"/>
                <w:rFonts w:ascii="宋体" w:hAnsi="宋体" w:eastAsia="宋体" w:cs="宋体"/>
                <w:b w:val="0"/>
                <w:bCs w:val="0"/>
                <w:i w:val="0"/>
                <w:iCs w:val="0"/>
                <w:sz w:val="18"/>
                <w:szCs w:val="18"/>
              </w:rPr>
            </w:pPr>
            <w:ins w:id="651" w:author="池林" w:date="2026-09-24T16:33:27Z">
              <w:r>
                <w:rPr>
                  <w:rFonts w:ascii="宋体" w:hAnsi="宋体" w:eastAsia="宋体" w:cs="宋体"/>
                  <w:b w:val="0"/>
                  <w:bCs w:val="0"/>
                  <w:i w:val="0"/>
                  <w:iCs w:val="0"/>
                  <w:sz w:val="18"/>
                  <w:szCs w:val="18"/>
                  <w:lang w:val="en-US" w:eastAsia="zh-CN"/>
                </w:rPr>
                <w:t>以计算机程序</w:t>
              </w:r>
            </w:ins>
            <w:ins w:id="652" w:author="池林" w:date="2026-09-24T16:33:28Z">
              <w:r>
                <w:rPr>
                  <w:rFonts w:ascii="宋体" w:hAnsi="宋体" w:eastAsia="宋体" w:cs="宋体"/>
                  <w:b w:val="0"/>
                  <w:bCs w:val="0"/>
                  <w:i w:val="0"/>
                  <w:iCs w:val="0"/>
                  <w:sz w:val="18"/>
                  <w:szCs w:val="18"/>
                  <w:lang w:val="en-US" w:eastAsia="zh-CN"/>
                </w:rPr>
                <w:t>为核心，为用户或其他系统执行特定任务、提供信息服务的可运行应用或集成环境。功能可包括信息采集、组织、存储、管理、检索、分析、呈现及业务处理，涵盖独立软件、工具包、应用系统和服务平台。</w:t>
              </w:r>
            </w:ins>
          </w:p>
          <w:p w14:paraId="2499A0E9">
            <w:pPr>
              <w:keepNext/>
              <w:snapToGrid w:val="0"/>
              <w:spacing w:before="40" w:after="40"/>
              <w:jc w:val="left"/>
            </w:pPr>
            <w:del w:id="653" w:author="池林" w:date="2026-09-24T16:33:27Z">
              <w:r>
                <w:rPr>
                  <w:rFonts w:ascii="宋体" w:hAnsi="宋体" w:eastAsia="宋体" w:cs="宋体"/>
                  <w:b w:val="0"/>
                  <w:bCs w:val="0"/>
                  <w:i w:val="0"/>
                  <w:iCs w:val="0"/>
                  <w:sz w:val="18"/>
                  <w:szCs w:val="18"/>
                </w:rPr>
                <w:delText>面向终端用户提供信息服务的系统，评价其功能设计、用户界面、检索效率、可用性等运行性特征。包括图书馆管理系统、数字图书馆平台、学术搜索引擎等。</w:delText>
              </w:r>
            </w:del>
          </w:p>
        </w:tc>
        <w:tc>
          <w:tcPr>
            <w:tcW w:w="1239" w:type="pct"/>
            <w:tcBorders>
              <w:top w:val="nil"/>
              <w:left w:val="nil"/>
              <w:bottom w:val="nil"/>
              <w:right w:val="nil"/>
            </w:tcBorders>
            <w:noWrap w:val="0"/>
            <w:tcMar>
              <w:top w:w="60" w:type="dxa"/>
              <w:left w:w="80" w:type="dxa"/>
              <w:bottom w:w="60" w:type="dxa"/>
              <w:right w:w="80" w:type="dxa"/>
            </w:tcMar>
            <w:vAlign w:val="top"/>
          </w:tcPr>
          <w:p w14:paraId="1C698884">
            <w:pPr>
              <w:keepNext/>
              <w:snapToGrid w:val="0"/>
              <w:spacing w:before="40" w:after="40"/>
              <w:jc w:val="left"/>
            </w:pPr>
            <w:r>
              <w:rPr>
                <w:rFonts w:ascii="宋体" w:hAnsi="宋体" w:eastAsia="宋体" w:cs="宋体"/>
                <w:b w:val="0"/>
                <w:bCs w:val="0"/>
                <w:i w:val="0"/>
                <w:iCs w:val="0"/>
                <w:sz w:val="18"/>
                <w:szCs w:val="18"/>
              </w:rPr>
              <w:t xml:space="preserve">vs database（数据资源）：两者可指向同一平台，但评价角度不同——评价检索界面、系统功能用 </w:t>
            </w:r>
            <w:del w:id="654" w:author="池林" w:date="2026-09-24T16:33:38Z">
              <w:r>
                <w:rPr>
                  <w:rFonts w:hint="default" w:ascii="宋体" w:hAnsi="宋体" w:eastAsia="宋体" w:cs="宋体"/>
                  <w:b w:val="0"/>
                  <w:bCs w:val="0"/>
                  <w:i w:val="0"/>
                  <w:iCs w:val="0"/>
                  <w:sz w:val="18"/>
                  <w:szCs w:val="18"/>
                  <w:lang w:val="en-US"/>
                </w:rPr>
                <w:delText>information</w:delText>
              </w:r>
            </w:del>
            <w:ins w:id="655" w:author="池林" w:date="2026-09-24T16:33:41Z">
              <w:r>
                <w:rPr>
                  <w:rFonts w:hint="eastAsia" w:cs="宋体"/>
                  <w:b w:val="0"/>
                  <w:bCs w:val="0"/>
                  <w:i w:val="0"/>
                  <w:iCs w:val="0"/>
                  <w:sz w:val="18"/>
                  <w:szCs w:val="18"/>
                  <w:lang w:val="en-US" w:eastAsia="zh-CN"/>
                </w:rPr>
                <w:t>software</w:t>
              </w:r>
            </w:ins>
            <w:r>
              <w:rPr>
                <w:rFonts w:ascii="宋体" w:hAnsi="宋体" w:eastAsia="宋体" w:cs="宋体"/>
                <w:b w:val="0"/>
                <w:bCs w:val="0"/>
                <w:i w:val="0"/>
                <w:iCs w:val="0"/>
                <w:sz w:val="18"/>
                <w:szCs w:val="18"/>
              </w:rPr>
              <w:t>_system，评价数据覆盖质量用 database。vs evaluation_platform（新增）：</w:t>
            </w:r>
            <w:del w:id="656" w:author="池林" w:date="2026-09-24T16:52:45Z">
              <w:r>
                <w:rPr>
                  <w:rFonts w:ascii="宋体" w:hAnsi="宋体" w:eastAsia="宋体" w:cs="宋体"/>
                  <w:b w:val="0"/>
                  <w:bCs w:val="0"/>
                  <w:i w:val="0"/>
                  <w:iCs w:val="0"/>
                  <w:sz w:val="18"/>
                  <w:szCs w:val="18"/>
                </w:rPr>
                <w:delText>information_system 的核心功能是信息获取</w:delText>
              </w:r>
            </w:del>
            <w:r>
              <w:rPr>
                <w:rFonts w:ascii="宋体" w:hAnsi="宋体" w:eastAsia="宋体" w:cs="宋体"/>
                <w:b w:val="0"/>
                <w:bCs w:val="0"/>
                <w:i w:val="0"/>
                <w:iCs w:val="0"/>
                <w:sz w:val="18"/>
                <w:szCs w:val="18"/>
              </w:rPr>
              <w:t>，evaluation_platform 的核心功能是学术排名/评分。</w:t>
            </w:r>
          </w:p>
        </w:tc>
        <w:tc>
          <w:tcPr>
            <w:tcW w:w="1182" w:type="pct"/>
            <w:tcBorders>
              <w:top w:val="nil"/>
              <w:left w:val="nil"/>
              <w:bottom w:val="nil"/>
              <w:right w:val="nil"/>
            </w:tcBorders>
            <w:noWrap w:val="0"/>
            <w:tcMar>
              <w:top w:w="60" w:type="dxa"/>
              <w:left w:w="80" w:type="dxa"/>
              <w:bottom w:w="60" w:type="dxa"/>
              <w:right w:w="80" w:type="dxa"/>
            </w:tcMar>
            <w:vAlign w:val="top"/>
          </w:tcPr>
          <w:p w14:paraId="73AAC886">
            <w:pPr>
              <w:keepNext/>
              <w:snapToGrid w:val="0"/>
              <w:spacing w:before="40" w:after="40"/>
              <w:jc w:val="left"/>
              <w:rPr>
                <w:ins w:id="657" w:author="goskii" w:date="2026-04-20T17:38:54Z"/>
                <w:rFonts w:ascii="宋体" w:hAnsi="宋体" w:eastAsia="宋体" w:cs="宋体"/>
                <w:sz w:val="18"/>
                <w:szCs w:val="18"/>
              </w:rPr>
            </w:pPr>
            <w:ins w:id="658" w:author="goskii" w:date="2026-04-17T21:35:17Z">
              <w:r>
                <w:rPr>
                  <w:rFonts w:ascii="宋体" w:hAnsi="宋体" w:eastAsia="宋体" w:cs="宋体"/>
                  <w:sz w:val="18"/>
                  <w:szCs w:val="18"/>
                </w:rPr>
                <w:t>如北京航空航天大学的</w:t>
              </w:r>
            </w:ins>
            <w:ins w:id="659" w:author="goskii" w:date="2026-04-17T21:35:17Z">
              <w:r>
                <w:rPr>
                  <w:rFonts w:ascii="宋体" w:hAnsi="宋体" w:eastAsia="宋体" w:cs="宋体"/>
                  <w:sz w:val="18"/>
                  <w:szCs w:val="18"/>
                  <w:highlight w:val="yellow"/>
                  <w:rPrChange w:id="660" w:author="goskii" w:date="2026-04-17T21:35:25Z">
                    <w:rPr>
                      <w:rFonts w:ascii="宋体" w:hAnsi="宋体" w:eastAsia="宋体" w:cs="宋体"/>
                      <w:sz w:val="24"/>
                      <w:szCs w:val="24"/>
                    </w:rPr>
                  </w:rPrChange>
                </w:rPr>
                <w:t>CDWS分词系统</w:t>
              </w:r>
            </w:ins>
            <w:ins w:id="661" w:author="goskii" w:date="2026-04-17T21:35:17Z">
              <w:r>
                <w:rPr>
                  <w:rFonts w:ascii="宋体" w:hAnsi="宋体" w:eastAsia="宋体" w:cs="宋体"/>
                  <w:sz w:val="18"/>
                  <w:szCs w:val="18"/>
                </w:rPr>
                <w:t>、清华大学的</w:t>
              </w:r>
            </w:ins>
            <w:ins w:id="662" w:author="goskii" w:date="2026-04-17T21:35:17Z">
              <w:r>
                <w:rPr>
                  <w:rFonts w:ascii="宋体" w:hAnsi="宋体" w:eastAsia="宋体" w:cs="宋体"/>
                  <w:sz w:val="18"/>
                  <w:szCs w:val="18"/>
                  <w:highlight w:val="yellow"/>
                  <w:rPrChange w:id="663" w:author="goskii" w:date="2026-04-17T21:35:27Z">
                    <w:rPr>
                      <w:rFonts w:ascii="宋体" w:hAnsi="宋体" w:eastAsia="宋体" w:cs="宋体"/>
                      <w:sz w:val="24"/>
                      <w:szCs w:val="24"/>
                    </w:rPr>
                  </w:rPrChange>
                </w:rPr>
                <w:t>SEG分词系统</w:t>
              </w:r>
            </w:ins>
            <w:ins w:id="664" w:author="goskii" w:date="2026-04-17T21:35:17Z">
              <w:r>
                <w:rPr>
                  <w:rFonts w:ascii="宋体" w:hAnsi="宋体" w:eastAsia="宋体" w:cs="宋体"/>
                  <w:sz w:val="18"/>
                  <w:szCs w:val="18"/>
                </w:rPr>
                <w:t>和</w:t>
              </w:r>
            </w:ins>
            <w:ins w:id="665" w:author="goskii" w:date="2026-04-17T21:35:17Z">
              <w:r>
                <w:rPr>
                  <w:rFonts w:ascii="宋体" w:hAnsi="宋体" w:eastAsia="宋体" w:cs="宋体"/>
                  <w:sz w:val="18"/>
                  <w:szCs w:val="18"/>
                  <w:highlight w:val="yellow"/>
                  <w:rPrChange w:id="666" w:author="goskii" w:date="2026-04-17T21:35:32Z">
                    <w:rPr>
                      <w:rFonts w:ascii="宋体" w:hAnsi="宋体" w:eastAsia="宋体" w:cs="宋体"/>
                      <w:sz w:val="24"/>
                      <w:szCs w:val="24"/>
                    </w:rPr>
                  </w:rPrChange>
                </w:rPr>
                <w:t>SEGTAG分词系统</w:t>
              </w:r>
            </w:ins>
            <w:ins w:id="667" w:author="goskii" w:date="2026-04-17T21:35:17Z">
              <w:r>
                <w:rPr>
                  <w:rFonts w:ascii="宋体" w:hAnsi="宋体" w:eastAsia="宋体" w:cs="宋体"/>
                  <w:sz w:val="18"/>
                  <w:szCs w:val="18"/>
                </w:rPr>
                <w:t>等，</w:t>
              </w:r>
            </w:ins>
            <w:ins w:id="668" w:author="goskii" w:date="2026-04-17T21:35:17Z">
              <w:r>
                <w:rPr>
                  <w:rFonts w:ascii="宋体" w:hAnsi="宋体" w:eastAsia="宋体" w:cs="宋体"/>
                  <w:b w:val="0"/>
                  <w:sz w:val="18"/>
                  <w:szCs w:val="18"/>
                </w:rPr>
                <w:t>这些系统在分词的精确度（精度达到99%以上）和分词速度（速度达到千字/S）方面都具有相当的水平</w:t>
              </w:r>
            </w:ins>
            <w:ins w:id="669" w:author="goskii" w:date="2026-04-17T21:35:17Z">
              <w:r>
                <w:rPr>
                  <w:rFonts w:ascii="宋体" w:hAnsi="宋体" w:eastAsia="宋体" w:cs="宋体"/>
                  <w:sz w:val="18"/>
                  <w:szCs w:val="18"/>
                </w:rPr>
                <w:t>。</w:t>
              </w:r>
            </w:ins>
          </w:p>
          <w:p w14:paraId="4E038DEC">
            <w:pPr>
              <w:keepNext/>
              <w:snapToGrid w:val="0"/>
              <w:spacing w:before="40" w:after="40"/>
              <w:jc w:val="left"/>
              <w:rPr>
                <w:ins w:id="670" w:author="goskii" w:date="2026-04-20T17:38:54Z"/>
                <w:rFonts w:ascii="宋体" w:hAnsi="宋体" w:eastAsia="宋体" w:cs="宋体"/>
                <w:sz w:val="18"/>
                <w:szCs w:val="18"/>
              </w:rPr>
            </w:pPr>
          </w:p>
          <w:p w14:paraId="0E386341">
            <w:pPr>
              <w:rPr>
                <w:ins w:id="671" w:author="goskii" w:date="2026-04-20T17:39:09Z"/>
                <w:highlight w:val="none"/>
                <w:rPrChange w:id="672" w:author="goskii" w:date="2026-04-20T17:39:17Z">
                  <w:rPr>
                    <w:ins w:id="673" w:author="goskii" w:date="2026-04-20T17:39:09Z"/>
                  </w:rPr>
                </w:rPrChange>
              </w:rPr>
            </w:pPr>
            <w:ins w:id="674" w:author="goskii" w:date="2026-04-20T17:38:56Z">
              <w:r>
                <w:rPr>
                  <w:rFonts w:hint="eastAsia" w:cs="宋体"/>
                  <w:sz w:val="18"/>
                  <w:szCs w:val="18"/>
                  <w:lang w:val="en-US" w:eastAsia="zh-CN"/>
                </w:rPr>
                <w:t>A</w:t>
              </w:r>
            </w:ins>
            <w:ins w:id="675" w:author="goskii" w:date="2026-04-20T17:39:00Z">
              <w:r>
                <w:rPr>
                  <w:rFonts w:hint="eastAsia" w:cs="宋体"/>
                  <w:sz w:val="18"/>
                  <w:szCs w:val="18"/>
                  <w:lang w:val="en-US" w:eastAsia="zh-CN"/>
                </w:rPr>
                <w:t>：</w:t>
              </w:r>
            </w:ins>
            <w:ins w:id="676" w:author="goskii" w:date="2026-04-20T17:39:09Z">
              <w:r>
                <w:rPr>
                  <w:rFonts w:ascii="宋体" w:hAnsi="宋体" w:eastAsia="宋体" w:cs="宋体"/>
                  <w:sz w:val="18"/>
                  <w:szCs w:val="18"/>
                  <w:highlight w:val="none"/>
                  <w:rPrChange w:id="677" w:author="goskii" w:date="2026-04-20T17:39:17Z">
                    <w:rPr>
                      <w:rFonts w:ascii="宋体" w:hAnsi="宋体" w:eastAsia="宋体" w:cs="宋体"/>
                      <w:sz w:val="18"/>
                      <w:szCs w:val="18"/>
                      <w:highlight w:val="yellow"/>
                    </w:rPr>
                  </w:rPrChange>
                </w:rPr>
                <w:t>CDWS分词系统</w:t>
              </w:r>
            </w:ins>
            <w:ins w:id="678" w:author="goskii" w:date="2026-04-20T17:39:12Z">
              <w:r>
                <w:rPr>
                  <w:rFonts w:hint="eastAsia" w:cs="宋体"/>
                  <w:sz w:val="18"/>
                  <w:szCs w:val="18"/>
                  <w:highlight w:val="none"/>
                  <w:lang w:eastAsia="zh-CN"/>
                  <w:rPrChange w:id="679" w:author="goskii" w:date="2026-04-20T17:39:17Z">
                    <w:rPr>
                      <w:rFonts w:hint="eastAsia" w:cs="宋体"/>
                      <w:sz w:val="18"/>
                      <w:szCs w:val="18"/>
                      <w:highlight w:val="yellow"/>
                      <w:lang w:eastAsia="zh-CN"/>
                    </w:rPr>
                  </w:rPrChange>
                </w:rPr>
                <w:t>、</w:t>
              </w:r>
            </w:ins>
            <w:ins w:id="680" w:author="goskii" w:date="2026-04-20T17:39:09Z">
              <w:r>
                <w:rPr>
                  <w:rFonts w:ascii="宋体" w:hAnsi="宋体" w:eastAsia="宋体" w:cs="宋体"/>
                  <w:sz w:val="18"/>
                  <w:szCs w:val="18"/>
                  <w:highlight w:val="none"/>
                  <w:rPrChange w:id="681" w:author="goskii" w:date="2026-04-20T17:39:17Z">
                    <w:rPr>
                      <w:rFonts w:ascii="宋体" w:hAnsi="宋体" w:eastAsia="宋体" w:cs="宋体"/>
                      <w:sz w:val="18"/>
                      <w:szCs w:val="18"/>
                      <w:highlight w:val="yellow"/>
                    </w:rPr>
                  </w:rPrChange>
                </w:rPr>
                <w:t>SEG分词系统</w:t>
              </w:r>
            </w:ins>
            <w:ins w:id="682" w:author="goskii" w:date="2026-04-20T17:39:14Z">
              <w:r>
                <w:rPr>
                  <w:rFonts w:hint="eastAsia" w:cs="宋体"/>
                  <w:sz w:val="18"/>
                  <w:szCs w:val="18"/>
                  <w:highlight w:val="none"/>
                  <w:lang w:eastAsia="zh-CN"/>
                  <w:rPrChange w:id="683" w:author="goskii" w:date="2026-04-20T17:39:17Z">
                    <w:rPr>
                      <w:rFonts w:hint="eastAsia" w:cs="宋体"/>
                      <w:sz w:val="18"/>
                      <w:szCs w:val="18"/>
                      <w:highlight w:val="yellow"/>
                      <w:lang w:eastAsia="zh-CN"/>
                    </w:rPr>
                  </w:rPrChange>
                </w:rPr>
                <w:t>、</w:t>
              </w:r>
            </w:ins>
            <w:ins w:id="684" w:author="goskii" w:date="2026-04-20T17:39:09Z">
              <w:r>
                <w:rPr>
                  <w:rFonts w:ascii="宋体" w:hAnsi="宋体" w:eastAsia="宋体" w:cs="宋体"/>
                  <w:sz w:val="18"/>
                  <w:szCs w:val="18"/>
                  <w:highlight w:val="none"/>
                  <w:rPrChange w:id="685" w:author="goskii" w:date="2026-04-20T17:39:17Z">
                    <w:rPr>
                      <w:rFonts w:ascii="宋体" w:hAnsi="宋体" w:eastAsia="宋体" w:cs="宋体"/>
                      <w:sz w:val="18"/>
                      <w:szCs w:val="18"/>
                      <w:highlight w:val="yellow"/>
                    </w:rPr>
                  </w:rPrChange>
                </w:rPr>
                <w:t>SEGTAG分词系统</w:t>
              </w:r>
            </w:ins>
          </w:p>
          <w:p w14:paraId="089AC632">
            <w:pPr>
              <w:keepNext/>
              <w:snapToGrid w:val="0"/>
              <w:spacing w:before="40" w:after="40"/>
              <w:jc w:val="left"/>
              <w:rPr>
                <w:del w:id="686" w:author="goskii" w:date="2026-04-17T21:35:17Z"/>
              </w:rPr>
            </w:pPr>
            <w:del w:id="687" w:author="goskii" w:date="2026-04-17T21:35:17Z">
              <w:r>
                <w:rPr>
                  <w:rFonts w:ascii="宋体" w:hAnsi="宋体" w:eastAsia="宋体" w:cs="宋体"/>
                  <w:b w:val="0"/>
                  <w:bCs w:val="0"/>
                  <w:i w:val="0"/>
                  <w:iCs w:val="0"/>
                  <w:sz w:val="18"/>
                  <w:szCs w:val="18"/>
                </w:rPr>
                <w:delText>① 19个联盟拥有独立的统一检索平台，占调查对象的82.61%……联盟越来越注重对资源统一检索平台的建设</w:delText>
              </w:r>
            </w:del>
          </w:p>
          <w:p w14:paraId="74FEF7C6">
            <w:pPr>
              <w:keepNext/>
              <w:snapToGrid w:val="0"/>
              <w:spacing w:before="40" w:after="40"/>
              <w:jc w:val="left"/>
              <w:rPr>
                <w:del w:id="688" w:author="goskii" w:date="2026-04-17T21:35:17Z"/>
              </w:rPr>
            </w:pPr>
            <w:del w:id="689" w:author="goskii" w:date="2026-04-17T21:35:17Z">
              <w:r>
                <w:rPr>
                  <w:rFonts w:ascii="宋体" w:hAnsi="宋体" w:eastAsia="宋体" w:cs="宋体"/>
                  <w:b w:val="0"/>
                  <w:bCs w:val="0"/>
                  <w:i w:val="0"/>
                  <w:iCs w:val="0"/>
                  <w:sz w:val="18"/>
                  <w:szCs w:val="18"/>
                </w:rPr>
                <w:delText>② 已经有12所『211工程』高校图书馆建设了 LibGuides 学科服务平台，比如上海交通大学图书馆、浙江大学图书馆</w:delText>
              </w:r>
            </w:del>
          </w:p>
          <w:p w14:paraId="176E28A6">
            <w:pPr>
              <w:keepNext/>
              <w:snapToGrid w:val="0"/>
              <w:spacing w:before="40" w:after="40"/>
              <w:jc w:val="left"/>
            </w:pPr>
            <w:del w:id="690" w:author="goskii" w:date="2026-04-17T21:35:17Z">
              <w:r>
                <w:rPr>
                  <w:rFonts w:ascii="宋体" w:hAnsi="宋体" w:eastAsia="宋体" w:cs="宋体"/>
                  <w:b w:val="0"/>
                  <w:bCs w:val="0"/>
                  <w:i w:val="0"/>
                  <w:iCs w:val="0"/>
                  <w:sz w:val="18"/>
                  <w:szCs w:val="18"/>
                </w:rPr>
                <w:delText>③ 93家图书馆使用了 CALIS 虚拟参考咨询系统，比例是81.6%；46家图书馆使用 QQ，约占比例40.4%</w:delText>
              </w:r>
            </w:del>
          </w:p>
        </w:tc>
        <w:tc>
          <w:tcPr>
            <w:tcW w:w="592" w:type="pct"/>
            <w:tcBorders>
              <w:top w:val="nil"/>
              <w:left w:val="nil"/>
              <w:bottom w:val="nil"/>
              <w:right w:val="nil"/>
            </w:tcBorders>
            <w:noWrap w:val="0"/>
            <w:tcMar>
              <w:top w:w="60" w:type="dxa"/>
              <w:left w:w="80" w:type="dxa"/>
              <w:bottom w:w="60" w:type="dxa"/>
              <w:right w:w="80" w:type="dxa"/>
            </w:tcMar>
            <w:vAlign w:val="top"/>
          </w:tcPr>
          <w:p w14:paraId="19DCAFF5">
            <w:pPr>
              <w:keepNext/>
              <w:snapToGrid w:val="0"/>
              <w:spacing w:before="40" w:after="40"/>
              <w:jc w:val="left"/>
              <w:rPr>
                <w:del w:id="691" w:author="goskii" w:date="2026-04-17T21:35:41Z"/>
                <w:sz w:val="18"/>
                <w:szCs w:val="18"/>
              </w:rPr>
            </w:pPr>
            <w:ins w:id="692" w:author="goskii" w:date="2026-04-17T21:35:41Z">
              <w:r>
                <w:rPr>
                  <w:rFonts w:ascii="宋体" w:hAnsi="宋体" w:eastAsia="宋体" w:cs="宋体"/>
                  <w:sz w:val="18"/>
                  <w:szCs w:val="18"/>
                </w:rPr>
                <w:t>《汉语分词技术综述》</w:t>
              </w:r>
            </w:ins>
            <w:del w:id="693" w:author="goskii" w:date="2026-04-17T21:35:41Z">
              <w:r>
                <w:rPr>
                  <w:rFonts w:ascii="宋体" w:hAnsi="宋体" w:eastAsia="宋体" w:cs="宋体"/>
                  <w:b w:val="0"/>
                  <w:bCs w:val="0"/>
                  <w:i w:val="0"/>
                  <w:iCs w:val="0"/>
                  <w:sz w:val="18"/>
                  <w:szCs w:val="18"/>
                </w:rPr>
                <w:delText>① 211工程高校图书馆联盟门户的现状分析</w:delText>
              </w:r>
            </w:del>
          </w:p>
          <w:p w14:paraId="1F657318">
            <w:pPr>
              <w:keepNext/>
              <w:snapToGrid w:val="0"/>
              <w:spacing w:before="40" w:after="40"/>
              <w:jc w:val="left"/>
              <w:rPr>
                <w:del w:id="694" w:author="goskii" w:date="2026-04-17T21:35:41Z"/>
                <w:sz w:val="18"/>
                <w:szCs w:val="18"/>
              </w:rPr>
            </w:pPr>
            <w:del w:id="695" w:author="goskii" w:date="2026-04-17T21:35:41Z">
              <w:r>
                <w:rPr>
                  <w:rFonts w:ascii="宋体" w:hAnsi="宋体" w:eastAsia="宋体" w:cs="宋体"/>
                  <w:b w:val="0"/>
                  <w:bCs w:val="0"/>
                  <w:i w:val="0"/>
                  <w:iCs w:val="0"/>
                  <w:sz w:val="18"/>
                  <w:szCs w:val="18"/>
                </w:rPr>
                <w:delText>② 211工程高校图书馆学科服务现状调查与分析</w:delText>
              </w:r>
            </w:del>
          </w:p>
          <w:p w14:paraId="223976C3">
            <w:pPr>
              <w:keepNext/>
              <w:snapToGrid w:val="0"/>
              <w:spacing w:before="40" w:after="40"/>
              <w:jc w:val="left"/>
              <w:rPr>
                <w:sz w:val="18"/>
                <w:szCs w:val="18"/>
              </w:rPr>
            </w:pPr>
            <w:del w:id="696" w:author="goskii" w:date="2026-04-17T21:35:41Z">
              <w:r>
                <w:rPr>
                  <w:rFonts w:ascii="宋体" w:hAnsi="宋体" w:eastAsia="宋体" w:cs="宋体"/>
                  <w:b w:val="0"/>
                  <w:bCs w:val="0"/>
                  <w:i w:val="0"/>
                  <w:iCs w:val="0"/>
                  <w:sz w:val="18"/>
                  <w:szCs w:val="18"/>
                </w:rPr>
                <w:delText>③ 211工程高校图书馆虚拟社区的现状调查</w:delText>
              </w:r>
            </w:del>
          </w:p>
        </w:tc>
      </w:tr>
      <w:tr w14:paraId="130055F7">
        <w:trPr>
          <w:trHeight w:val="0" w:hRule="atLeast"/>
          <w:jc w:val="center"/>
          <w:del w:id="697" w:author="池林" w:date="2026-09-24T16:31:55Z"/>
        </w:trPr>
        <w:tc>
          <w:tcPr>
            <w:tcW w:w="225" w:type="pct"/>
            <w:tcBorders>
              <w:top w:val="nil"/>
              <w:left w:val="nil"/>
              <w:bottom w:val="nil"/>
              <w:right w:val="nil"/>
            </w:tcBorders>
            <w:noWrap w:val="0"/>
            <w:tcMar>
              <w:top w:w="60" w:type="dxa"/>
              <w:left w:w="80" w:type="dxa"/>
              <w:bottom w:w="60" w:type="dxa"/>
              <w:right w:w="80" w:type="dxa"/>
            </w:tcMar>
            <w:vAlign w:val="top"/>
          </w:tcPr>
          <w:p w14:paraId="4006E7D3">
            <w:pPr>
              <w:keepNext/>
              <w:snapToGrid w:val="0"/>
              <w:spacing w:before="40" w:after="40"/>
              <w:jc w:val="center"/>
              <w:rPr>
                <w:del w:id="698" w:author="池林" w:date="2026-09-24T16:31:55Z"/>
              </w:rPr>
            </w:pPr>
            <w:del w:id="699" w:author="池林" w:date="2026-09-24T16:31:55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
          <w:p w14:paraId="4628F869">
            <w:pPr>
              <w:keepNext/>
              <w:snapToGrid w:val="0"/>
              <w:spacing w:before="40" w:after="40"/>
              <w:jc w:val="left"/>
              <w:rPr>
                <w:del w:id="700" w:author="池林" w:date="2026-09-24T16:31:55Z"/>
              </w:rPr>
            </w:pPr>
            <w:del w:id="701" w:author="池林" w:date="2026-09-24T16:31:55Z">
              <w:r>
                <w:rPr>
                  <w:rFonts w:ascii="宋体" w:hAnsi="宋体" w:eastAsia="宋体" w:cs="宋体"/>
                  <w:b w:val="0"/>
                  <w:bCs w:val="0"/>
                  <w:i w:val="0"/>
                  <w:iCs w:val="0"/>
                  <w:sz w:val="18"/>
                  <w:szCs w:val="18"/>
                </w:rPr>
                <w:delText>software</w:delText>
              </w:r>
            </w:del>
          </w:p>
        </w:tc>
        <w:tc>
          <w:tcPr>
            <w:tcW w:w="407" w:type="pct"/>
            <w:tcBorders>
              <w:top w:val="nil"/>
              <w:left w:val="nil"/>
              <w:bottom w:val="nil"/>
              <w:right w:val="nil"/>
            </w:tcBorders>
            <w:noWrap w:val="0"/>
            <w:tcMar>
              <w:top w:w="60" w:type="dxa"/>
              <w:left w:w="80" w:type="dxa"/>
              <w:bottom w:w="60" w:type="dxa"/>
              <w:right w:w="80" w:type="dxa"/>
            </w:tcMar>
            <w:vAlign w:val="top"/>
          </w:tcPr>
          <w:p w14:paraId="72F1F3F3">
            <w:pPr>
              <w:keepNext/>
              <w:snapToGrid w:val="0"/>
              <w:spacing w:before="40" w:after="40"/>
              <w:jc w:val="left"/>
              <w:rPr>
                <w:del w:id="702" w:author="池林" w:date="2026-09-24T16:31:55Z"/>
              </w:rPr>
            </w:pPr>
            <w:del w:id="703" w:author="池林" w:date="2026-09-24T16:31:55Z">
              <w:r>
                <w:rPr>
                  <w:rFonts w:ascii="宋体" w:hAnsi="宋体" w:eastAsia="宋体" w:cs="宋体"/>
                  <w:b w:val="0"/>
                  <w:bCs w:val="0"/>
                  <w:i w:val="0"/>
                  <w:iCs w:val="0"/>
                  <w:sz w:val="18"/>
                  <w:szCs w:val="18"/>
                </w:rPr>
                <w:delText>Artifact &gt; Functional &gt; Tool</w:delText>
              </w:r>
            </w:del>
          </w:p>
        </w:tc>
        <w:tc>
          <w:tcPr>
            <w:tcW w:w="240" w:type="pct"/>
            <w:tcBorders>
              <w:top w:val="nil"/>
              <w:left w:val="nil"/>
              <w:bottom w:val="nil"/>
              <w:right w:val="nil"/>
            </w:tcBorders>
            <w:noWrap w:val="0"/>
            <w:tcMar>
              <w:top w:w="60" w:type="dxa"/>
              <w:left w:w="80" w:type="dxa"/>
              <w:bottom w:w="60" w:type="dxa"/>
              <w:right w:w="80" w:type="dxa"/>
            </w:tcMar>
            <w:vAlign w:val="top"/>
          </w:tcPr>
          <w:p w14:paraId="140496C0">
            <w:pPr>
              <w:keepNext/>
              <w:snapToGrid w:val="0"/>
              <w:spacing w:before="40" w:after="40"/>
              <w:jc w:val="left"/>
              <w:rPr>
                <w:del w:id="704" w:author="池林" w:date="2026-09-24T16:31:55Z"/>
              </w:rPr>
            </w:pPr>
            <w:del w:id="705" w:author="池林" w:date="2026-09-24T16:31:55Z">
              <w:r>
                <w:rPr>
                  <w:rFonts w:ascii="宋体" w:hAnsi="宋体" w:eastAsia="宋体" w:cs="宋体"/>
                  <w:b/>
                  <w:bCs/>
                  <w:i w:val="0"/>
                  <w:iCs w:val="0"/>
                  <w:sz w:val="18"/>
                  <w:szCs w:val="18"/>
                </w:rPr>
                <w:delText>软件/程序</w:delText>
              </w:r>
            </w:del>
          </w:p>
        </w:tc>
        <w:tc>
          <w:tcPr>
            <w:tcW w:w="498" w:type="pct"/>
            <w:tcBorders>
              <w:top w:val="nil"/>
              <w:left w:val="nil"/>
              <w:bottom w:val="nil"/>
              <w:right w:val="nil"/>
            </w:tcBorders>
            <w:noWrap w:val="0"/>
            <w:tcMar>
              <w:top w:w="60" w:type="dxa"/>
              <w:left w:w="80" w:type="dxa"/>
              <w:bottom w:w="60" w:type="dxa"/>
              <w:right w:w="80" w:type="dxa"/>
            </w:tcMar>
            <w:vAlign w:val="top"/>
          </w:tcPr>
          <w:p w14:paraId="1213E161">
            <w:pPr>
              <w:keepNext/>
              <w:snapToGrid w:val="0"/>
              <w:spacing w:before="40" w:after="40"/>
              <w:jc w:val="left"/>
              <w:rPr>
                <w:del w:id="706" w:author="池林" w:date="2026-09-24T16:31:55Z"/>
              </w:rPr>
            </w:pPr>
            <w:del w:id="707" w:author="池林" w:date="2026-09-24T16:31:55Z">
              <w:r>
                <w:rPr>
                  <w:rFonts w:ascii="宋体" w:hAnsi="宋体" w:eastAsia="宋体" w:cs="宋体"/>
                  <w:b w:val="0"/>
                  <w:bCs w:val="0"/>
                  <w:i w:val="0"/>
                  <w:iCs w:val="0"/>
                  <w:sz w:val="18"/>
                  <w:szCs w:val="18"/>
                </w:rPr>
                <w:delText>用于支持研究活动的计算机程序或应用软件，如数据分析软件（SPSS、R）、可视化工具、文献管理软件（NoteExpress）等，以程序形式运行，区别于信息系统（后者面向用户服务）。</w:delText>
              </w:r>
            </w:del>
          </w:p>
        </w:tc>
        <w:tc>
          <w:tcPr>
            <w:tcW w:w="1239" w:type="pct"/>
            <w:tcBorders>
              <w:top w:val="nil"/>
              <w:left w:val="nil"/>
              <w:bottom w:val="nil"/>
              <w:right w:val="nil"/>
            </w:tcBorders>
            <w:noWrap w:val="0"/>
            <w:tcMar>
              <w:top w:w="60" w:type="dxa"/>
              <w:left w:w="80" w:type="dxa"/>
              <w:bottom w:w="60" w:type="dxa"/>
              <w:right w:w="80" w:type="dxa"/>
            </w:tcMar>
            <w:vAlign w:val="top"/>
          </w:tcPr>
          <w:p w14:paraId="3A17A6DF">
            <w:pPr>
              <w:keepNext/>
              <w:snapToGrid w:val="0"/>
              <w:spacing w:before="40" w:after="40"/>
              <w:jc w:val="left"/>
              <w:rPr>
                <w:del w:id="708" w:author="池林" w:date="2026-09-24T16:31:55Z"/>
              </w:rPr>
            </w:pPr>
            <w:del w:id="709" w:author="池林" w:date="2026-09-24T16:31:55Z">
              <w:r>
                <w:rPr>
                  <w:rFonts w:ascii="宋体" w:hAnsi="宋体" w:eastAsia="宋体" w:cs="宋体"/>
                  <w:b w:val="0"/>
                  <w:bCs w:val="0"/>
                  <w:i w:val="0"/>
                  <w:iCs w:val="0"/>
                  <w:sz w:val="18"/>
                  <w:szCs w:val="18"/>
                </w:rPr>
                <w:delText>vs information_system：software 是研究者使用的工具，information_system 是用户服务平台。vs algorithm：algorithm 是软件背后的计算逻辑，software 是算法的具体实现和用户界面封装。</w:delText>
              </w:r>
            </w:del>
          </w:p>
        </w:tc>
        <w:tc>
          <w:tcPr>
            <w:tcW w:w="1182" w:type="pct"/>
            <w:tcBorders>
              <w:top w:val="nil"/>
              <w:left w:val="nil"/>
              <w:bottom w:val="nil"/>
              <w:right w:val="nil"/>
            </w:tcBorders>
            <w:noWrap w:val="0"/>
            <w:tcMar>
              <w:top w:w="60" w:type="dxa"/>
              <w:left w:w="80" w:type="dxa"/>
              <w:bottom w:w="60" w:type="dxa"/>
              <w:right w:w="80" w:type="dxa"/>
            </w:tcMar>
            <w:vAlign w:val="top"/>
          </w:tcPr>
          <w:p w14:paraId="193F2B2A">
            <w:pPr>
              <w:keepNext/>
              <w:snapToGrid w:val="0"/>
              <w:spacing w:before="40" w:after="40"/>
              <w:jc w:val="left"/>
              <w:rPr>
                <w:ins w:id="710" w:author="goskii" w:date="2026-04-20T17:39:21Z"/>
                <w:del w:id="711" w:author="池林" w:date="2026-09-24T16:31:55Z"/>
                <w:rFonts w:ascii="宋体" w:hAnsi="宋体" w:eastAsia="宋体" w:cs="宋体"/>
                <w:b w:val="0"/>
                <w:bCs w:val="0"/>
                <w:i w:val="0"/>
                <w:iCs w:val="0"/>
                <w:sz w:val="18"/>
                <w:szCs w:val="18"/>
              </w:rPr>
            </w:pPr>
            <w:ins w:id="712" w:author="goskii" w:date="2026-04-19T19:33:14Z">
              <w:del w:id="713" w:author="池林" w:date="2026-09-24T16:31:55Z">
                <w:r>
                  <w:rPr>
                    <w:rFonts w:ascii="宋体" w:hAnsi="宋体" w:eastAsia="宋体" w:cs="宋体"/>
                    <w:b w:val="0"/>
                    <w:bCs w:val="0"/>
                    <w:i w:val="0"/>
                    <w:iCs w:val="0"/>
                    <w:sz w:val="18"/>
                    <w:szCs w:val="18"/>
                  </w:rPr>
                  <w:delText>SMW 的语义推理功能不完备，不支持基于传递性、领域和功能属性的推理，其他 3 个引擎都支持 OWL 推理。</w:delText>
                </w:r>
              </w:del>
            </w:ins>
          </w:p>
          <w:p w14:paraId="2D11D675">
            <w:pPr>
              <w:keepNext/>
              <w:snapToGrid w:val="0"/>
              <w:spacing w:before="40" w:after="40"/>
              <w:jc w:val="left"/>
              <w:rPr>
                <w:ins w:id="714" w:author="goskii" w:date="2026-04-20T17:39:21Z"/>
                <w:del w:id="715" w:author="池林" w:date="2026-09-24T16:31:55Z"/>
                <w:rFonts w:ascii="宋体" w:hAnsi="宋体" w:eastAsia="宋体" w:cs="宋体"/>
                <w:b w:val="0"/>
                <w:bCs w:val="0"/>
                <w:i w:val="0"/>
                <w:iCs w:val="0"/>
                <w:sz w:val="18"/>
                <w:szCs w:val="18"/>
              </w:rPr>
            </w:pPr>
          </w:p>
          <w:p w14:paraId="7BFEF5D2">
            <w:pPr>
              <w:keepNext/>
              <w:snapToGrid w:val="0"/>
              <w:spacing w:before="40" w:after="40"/>
              <w:jc w:val="left"/>
              <w:rPr>
                <w:del w:id="716" w:author="池林" w:date="2026-09-24T16:31:55Z"/>
              </w:rPr>
            </w:pPr>
            <w:ins w:id="717" w:author="goskii" w:date="2026-04-20T17:39:21Z">
              <w:del w:id="718" w:author="池林" w:date="2026-09-24T16:31:55Z">
                <w:r>
                  <w:rPr>
                    <w:rFonts w:hint="eastAsia" w:cs="宋体"/>
                    <w:b w:val="0"/>
                    <w:bCs w:val="0"/>
                    <w:i w:val="0"/>
                    <w:iCs w:val="0"/>
                    <w:sz w:val="18"/>
                    <w:szCs w:val="18"/>
                    <w:lang w:val="en-US" w:eastAsia="zh-CN"/>
                  </w:rPr>
                  <w:delText>A</w:delText>
                </w:r>
              </w:del>
            </w:ins>
            <w:ins w:id="719" w:author="goskii" w:date="2026-04-20T17:39:22Z">
              <w:del w:id="720" w:author="池林" w:date="2026-09-24T16:31:55Z">
                <w:r>
                  <w:rPr>
                    <w:rFonts w:hint="eastAsia" w:cs="宋体"/>
                    <w:b w:val="0"/>
                    <w:bCs w:val="0"/>
                    <w:i w:val="0"/>
                    <w:iCs w:val="0"/>
                    <w:sz w:val="18"/>
                    <w:szCs w:val="18"/>
                    <w:lang w:val="en-US" w:eastAsia="zh-CN"/>
                  </w:rPr>
                  <w:delText>：</w:delText>
                </w:r>
              </w:del>
            </w:ins>
            <w:ins w:id="721" w:author="goskii" w:date="2026-04-20T17:39:26Z">
              <w:del w:id="722" w:author="池林" w:date="2026-09-24T16:31:55Z">
                <w:r>
                  <w:rPr>
                    <w:rFonts w:hint="eastAsia" w:cs="宋体"/>
                    <w:b w:val="0"/>
                    <w:bCs w:val="0"/>
                    <w:i w:val="0"/>
                    <w:iCs w:val="0"/>
                    <w:sz w:val="18"/>
                    <w:szCs w:val="18"/>
                    <w:lang w:val="en-US" w:eastAsia="zh-CN"/>
                  </w:rPr>
                  <w:delText>SMW</w:delText>
                </w:r>
              </w:del>
            </w:ins>
            <w:del w:id="723" w:author="池林" w:date="2026-09-24T16:31:55Z">
              <w:r>
                <w:rPr>
                  <w:rFonts w:ascii="宋体" w:hAnsi="宋体" w:eastAsia="宋体" w:cs="宋体"/>
                  <w:b w:val="0"/>
                  <w:bCs w:val="0"/>
                  <w:i w:val="0"/>
                  <w:iCs w:val="0"/>
                  <w:sz w:val="18"/>
                  <w:szCs w:val="18"/>
                </w:rPr>
                <w:delText>① 微信是移动服务的重要平台，高校图书馆纷纷将图书馆微信服务纳入其移动信息服务模式中</w:delText>
              </w:r>
            </w:del>
          </w:p>
          <w:p w14:paraId="0C448E9B">
            <w:pPr>
              <w:keepNext/>
              <w:snapToGrid w:val="0"/>
              <w:spacing w:before="40" w:after="40"/>
              <w:jc w:val="left"/>
              <w:rPr>
                <w:del w:id="724" w:author="池林" w:date="2026-09-24T16:31:55Z"/>
              </w:rPr>
            </w:pPr>
            <w:del w:id="725" w:author="池林" w:date="2026-09-24T16:31:55Z">
              <w:r>
                <w:rPr>
                  <w:rFonts w:ascii="宋体" w:hAnsi="宋体" w:eastAsia="宋体" w:cs="宋体"/>
                  <w:b w:val="0"/>
                  <w:bCs w:val="0"/>
                  <w:i w:val="0"/>
                  <w:iCs w:val="0"/>
                  <w:sz w:val="18"/>
                  <w:szCs w:val="18"/>
                </w:rPr>
                <w:delText>② 46家图书馆使用 QQ，约占比例40.4%；5家使用 MSN；2家使用 TQ</w:delText>
              </w:r>
            </w:del>
          </w:p>
        </w:tc>
        <w:tc>
          <w:tcPr>
            <w:tcW w:w="592" w:type="pct"/>
            <w:tcBorders>
              <w:top w:val="nil"/>
              <w:left w:val="nil"/>
              <w:bottom w:val="nil"/>
              <w:right w:val="nil"/>
            </w:tcBorders>
            <w:noWrap w:val="0"/>
            <w:tcMar>
              <w:top w:w="60" w:type="dxa"/>
              <w:left w:w="80" w:type="dxa"/>
              <w:bottom w:w="60" w:type="dxa"/>
              <w:right w:w="80" w:type="dxa"/>
            </w:tcMar>
            <w:vAlign w:val="top"/>
          </w:tcPr>
          <w:p w14:paraId="1458F001">
            <w:pPr>
              <w:keepNext/>
              <w:snapToGrid w:val="0"/>
              <w:spacing w:before="40" w:after="40"/>
              <w:jc w:val="left"/>
              <w:rPr>
                <w:del w:id="726" w:author="池林" w:date="2026-09-24T16:31:55Z"/>
              </w:rPr>
            </w:pPr>
            <w:ins w:id="727" w:author="goskii" w:date="2026-04-19T19:33:22Z">
              <w:del w:id="728" w:author="池林" w:date="2026-09-24T16:31:55Z">
                <w:r>
                  <w:rPr>
                    <w:rFonts w:ascii="宋体" w:hAnsi="宋体" w:eastAsia="宋体" w:cs="宋体"/>
                    <w:b w:val="0"/>
                    <w:bCs w:val="0"/>
                    <w:i w:val="0"/>
                    <w:iCs w:val="0"/>
                    <w:sz w:val="18"/>
                    <w:szCs w:val="18"/>
                  </w:rPr>
                  <w:delText>《语义维基系统研究综述》</w:delText>
                </w:r>
              </w:del>
            </w:ins>
            <w:del w:id="729" w:author="池林" w:date="2026-09-24T16:31:55Z">
              <w:r>
                <w:rPr>
                  <w:rFonts w:ascii="宋体" w:hAnsi="宋体" w:eastAsia="宋体" w:cs="宋体"/>
                  <w:b w:val="0"/>
                  <w:bCs w:val="0"/>
                  <w:i w:val="0"/>
                  <w:iCs w:val="0"/>
                  <w:sz w:val="18"/>
                  <w:szCs w:val="18"/>
                </w:rPr>
                <w:delText>①</w:delText>
              </w:r>
            </w:del>
          </w:p>
        </w:tc>
      </w:tr>
      <w:tr w14:paraId="6BFF0690">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5A112638">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50F2CD1E">
            <w:pPr>
              <w:keepNext/>
              <w:snapToGrid w:val="0"/>
              <w:spacing w:before="40" w:after="40"/>
              <w:jc w:val="left"/>
            </w:pPr>
            <w:r>
              <w:rPr>
                <w:rFonts w:ascii="宋体" w:hAnsi="宋体" w:eastAsia="宋体" w:cs="宋体"/>
                <w:b w:val="0"/>
                <w:bCs w:val="0"/>
                <w:i w:val="0"/>
                <w:iCs w:val="0"/>
                <w:sz w:val="18"/>
                <w:szCs w:val="18"/>
              </w:rPr>
              <w:t>algorithm</w:t>
            </w:r>
          </w:p>
        </w:tc>
        <w:tc>
          <w:tcPr>
            <w:tcW w:w="407" w:type="pct"/>
            <w:tcBorders>
              <w:top w:val="nil"/>
              <w:left w:val="nil"/>
              <w:bottom w:val="nil"/>
              <w:right w:val="nil"/>
            </w:tcBorders>
            <w:noWrap w:val="0"/>
            <w:tcMar>
              <w:top w:w="60" w:type="dxa"/>
              <w:left w:w="80" w:type="dxa"/>
              <w:bottom w:w="60" w:type="dxa"/>
              <w:right w:w="80" w:type="dxa"/>
            </w:tcMar>
            <w:vAlign w:val="top"/>
          </w:tcPr>
          <w:p w14:paraId="7CB1408A">
            <w:pPr>
              <w:keepNext/>
              <w:snapToGrid w:val="0"/>
              <w:spacing w:before="40" w:after="40"/>
              <w:jc w:val="left"/>
            </w:pPr>
            <w:r>
              <w:rPr>
                <w:rFonts w:ascii="宋体" w:hAnsi="宋体" w:eastAsia="宋体" w:cs="宋体"/>
                <w:b w:val="0"/>
                <w:bCs w:val="0"/>
                <w:i w:val="0"/>
                <w:iCs w:val="0"/>
                <w:sz w:val="18"/>
                <w:szCs w:val="18"/>
              </w:rPr>
              <w:t>Artifact &gt; Functional &gt; Tool</w:t>
            </w:r>
          </w:p>
        </w:tc>
        <w:tc>
          <w:tcPr>
            <w:tcW w:w="240" w:type="pct"/>
            <w:tcBorders>
              <w:top w:val="nil"/>
              <w:left w:val="nil"/>
              <w:bottom w:val="nil"/>
              <w:right w:val="nil"/>
            </w:tcBorders>
            <w:noWrap w:val="0"/>
            <w:tcMar>
              <w:top w:w="60" w:type="dxa"/>
              <w:left w:w="80" w:type="dxa"/>
              <w:bottom w:w="60" w:type="dxa"/>
              <w:right w:w="80" w:type="dxa"/>
            </w:tcMar>
            <w:vAlign w:val="top"/>
          </w:tcPr>
          <w:p w14:paraId="06EE88CC">
            <w:pPr>
              <w:keepNext/>
              <w:snapToGrid w:val="0"/>
              <w:spacing w:before="40" w:after="40"/>
              <w:jc w:val="left"/>
            </w:pPr>
            <w:r>
              <w:rPr>
                <w:rFonts w:ascii="宋体" w:hAnsi="宋体" w:eastAsia="宋体" w:cs="宋体"/>
                <w:b/>
                <w:bCs/>
                <w:i w:val="0"/>
                <w:iCs w:val="0"/>
                <w:sz w:val="18"/>
                <w:szCs w:val="18"/>
              </w:rPr>
              <w:t>算法</w:t>
            </w:r>
          </w:p>
        </w:tc>
        <w:tc>
          <w:tcPr>
            <w:tcW w:w="498" w:type="pct"/>
            <w:tcBorders>
              <w:top w:val="nil"/>
              <w:left w:val="nil"/>
              <w:bottom w:val="nil"/>
              <w:right w:val="nil"/>
            </w:tcBorders>
            <w:noWrap w:val="0"/>
            <w:tcMar>
              <w:top w:w="60" w:type="dxa"/>
              <w:left w:w="80" w:type="dxa"/>
              <w:bottom w:w="60" w:type="dxa"/>
              <w:right w:w="80" w:type="dxa"/>
            </w:tcMar>
            <w:vAlign w:val="top"/>
          </w:tcPr>
          <w:p w14:paraId="02B098A7">
            <w:pPr>
              <w:keepNext/>
              <w:snapToGrid w:val="0"/>
              <w:spacing w:before="40" w:after="40"/>
              <w:jc w:val="left"/>
            </w:pPr>
            <w:r>
              <w:rPr>
                <w:rFonts w:ascii="宋体" w:hAnsi="宋体" w:eastAsia="宋体" w:cs="宋体"/>
                <w:b w:val="0"/>
                <w:bCs w:val="0"/>
                <w:i w:val="0"/>
                <w:iCs w:val="0"/>
                <w:sz w:val="18"/>
                <w:szCs w:val="18"/>
              </w:rPr>
              <w:t>可执行的计算逻辑，有明确的输入、处理步骤和输出，包括搜索算法、推荐算法、分类算法、机器学习模型等。评价对象是其计算效率、准确率、可解释性等性能特征。</w:t>
            </w:r>
          </w:p>
        </w:tc>
        <w:tc>
          <w:tcPr>
            <w:tcW w:w="1239" w:type="pct"/>
            <w:tcBorders>
              <w:top w:val="nil"/>
              <w:left w:val="nil"/>
              <w:bottom w:val="nil"/>
              <w:right w:val="nil"/>
            </w:tcBorders>
            <w:noWrap w:val="0"/>
            <w:tcMar>
              <w:top w:w="60" w:type="dxa"/>
              <w:left w:w="80" w:type="dxa"/>
              <w:bottom w:w="60" w:type="dxa"/>
              <w:right w:w="80" w:type="dxa"/>
            </w:tcMar>
            <w:vAlign w:val="top"/>
          </w:tcPr>
          <w:p w14:paraId="79467E4D">
            <w:pPr>
              <w:keepNext/>
              <w:snapToGrid w:val="0"/>
              <w:spacing w:before="40" w:after="40"/>
              <w:jc w:val="left"/>
            </w:pPr>
            <w:r>
              <w:rPr>
                <w:rFonts w:ascii="宋体" w:hAnsi="宋体" w:eastAsia="宋体" w:cs="宋体"/>
                <w:b w:val="0"/>
                <w:bCs w:val="0"/>
                <w:i w:val="0"/>
                <w:iCs w:val="0"/>
                <w:sz w:val="18"/>
                <w:szCs w:val="18"/>
              </w:rPr>
              <w:t>vs method：method 是研究方法论层面的程序（访谈法、内容分析法），algorithm 是计算机可执行的计算步骤。vs technique：technique 是方法中的具体操作手段，algorithm 特指计算机科学意义上的算法。vs software：algorithm 是逻辑层，software 是其实现和封装。</w:t>
            </w:r>
          </w:p>
        </w:tc>
        <w:tc>
          <w:tcPr>
            <w:tcW w:w="1182" w:type="pct"/>
            <w:tcBorders>
              <w:top w:val="nil"/>
              <w:left w:val="nil"/>
              <w:bottom w:val="nil"/>
              <w:right w:val="nil"/>
            </w:tcBorders>
            <w:noWrap w:val="0"/>
            <w:tcMar>
              <w:top w:w="60" w:type="dxa"/>
              <w:left w:w="80" w:type="dxa"/>
              <w:bottom w:w="60" w:type="dxa"/>
              <w:right w:w="80" w:type="dxa"/>
            </w:tcMar>
            <w:vAlign w:val="top"/>
          </w:tcPr>
          <w:p w14:paraId="1DC6FEC3">
            <w:pPr>
              <w:keepNext/>
              <w:snapToGrid w:val="0"/>
              <w:spacing w:before="40" w:after="40"/>
              <w:jc w:val="left"/>
              <w:rPr>
                <w:ins w:id="730" w:author="goskii" w:date="2026-04-20T17:39:31Z"/>
                <w:rFonts w:ascii="宋体" w:hAnsi="宋体" w:eastAsia="宋体" w:cs="宋体"/>
                <w:sz w:val="18"/>
                <w:szCs w:val="18"/>
              </w:rPr>
            </w:pPr>
            <w:ins w:id="731" w:author="goskii" w:date="2026-04-19T19:31:59Z">
              <w:r>
                <w:rPr>
                  <w:rFonts w:ascii="宋体" w:hAnsi="宋体" w:eastAsia="宋体" w:cs="宋体"/>
                  <w:sz w:val="18"/>
                  <w:szCs w:val="18"/>
                  <w:rPrChange w:id="732" w:author="goskii" w:date="2026-04-19T19:32:07Z">
                    <w:rPr>
                      <w:rFonts w:ascii="宋体" w:hAnsi="宋体" w:eastAsia="宋体" w:cs="宋体"/>
                      <w:sz w:val="24"/>
                      <w:szCs w:val="24"/>
                    </w:rPr>
                  </w:rPrChange>
                </w:rPr>
                <w:t>与其他聚类方法相比，SOM 优点在于可以实现实时学习，网络具有自稳定性，无须外界给出评价函数，能够识别向量空间中最有意义的特征，抗噪音能力强。</w:t>
              </w:r>
            </w:ins>
          </w:p>
          <w:p w14:paraId="4E00D8BE">
            <w:pPr>
              <w:keepNext/>
              <w:snapToGrid w:val="0"/>
              <w:spacing w:before="40" w:after="40"/>
              <w:jc w:val="left"/>
              <w:rPr>
                <w:ins w:id="733" w:author="goskii" w:date="2026-04-20T17:39:31Z"/>
                <w:rFonts w:ascii="宋体" w:hAnsi="宋体" w:eastAsia="宋体" w:cs="宋体"/>
                <w:sz w:val="18"/>
                <w:szCs w:val="18"/>
              </w:rPr>
            </w:pPr>
          </w:p>
          <w:p w14:paraId="759E7C7C">
            <w:pPr>
              <w:keepNext/>
              <w:snapToGrid w:val="0"/>
              <w:spacing w:before="40" w:after="40"/>
              <w:jc w:val="left"/>
              <w:rPr>
                <w:sz w:val="18"/>
                <w:szCs w:val="18"/>
                <w:rPrChange w:id="734" w:author="goskii" w:date="2026-04-19T19:32:07Z">
                  <w:rPr/>
                </w:rPrChange>
              </w:rPr>
            </w:pPr>
            <w:ins w:id="735" w:author="goskii" w:date="2026-04-20T17:39:33Z">
              <w:r>
                <w:rPr>
                  <w:rFonts w:hint="eastAsia" w:cs="宋体"/>
                  <w:sz w:val="18"/>
                  <w:szCs w:val="18"/>
                  <w:lang w:val="en-US" w:eastAsia="zh-CN"/>
                </w:rPr>
                <w:t>A：</w:t>
              </w:r>
            </w:ins>
            <w:ins w:id="736" w:author="goskii" w:date="2026-04-20T17:39:35Z">
              <w:r>
                <w:rPr>
                  <w:rFonts w:hint="eastAsia" w:cs="宋体"/>
                  <w:sz w:val="18"/>
                  <w:szCs w:val="18"/>
                  <w:lang w:val="en-US" w:eastAsia="zh-CN"/>
                </w:rPr>
                <w:t>SO</w:t>
              </w:r>
            </w:ins>
            <w:ins w:id="737" w:author="goskii" w:date="2026-04-20T17:39:36Z">
              <w:r>
                <w:rPr>
                  <w:rFonts w:hint="eastAsia" w:cs="宋体"/>
                  <w:sz w:val="18"/>
                  <w:szCs w:val="18"/>
                  <w:lang w:val="en-US" w:eastAsia="zh-CN"/>
                </w:rPr>
                <w:t>M</w:t>
              </w:r>
            </w:ins>
            <w:del w:id="738" w:author="goskii" w:date="2026-04-19T18:58:53Z">
              <w:r>
                <w:rPr>
                  <w:rFonts w:ascii="宋体" w:hAnsi="宋体" w:eastAsia="宋体" w:cs="宋体"/>
                  <w:b w:val="0"/>
                  <w:bCs w:val="0"/>
                  <w:i w:val="0"/>
                  <w:iCs w:val="0"/>
                  <w:sz w:val="18"/>
                  <w:szCs w:val="18"/>
                </w:rPr>
                <w:delText>通过一定的算法提取关键词聚类后的『重心』，实现领域的获取；通过人为设置领域数量，过滤低频关键词（断开部分低频关键词间的连接），实现对</w:delText>
              </w:r>
            </w:del>
            <w:del w:id="739" w:author="goskii" w:date="2026-04-19T18:58:46Z">
              <w:r>
                <w:rPr>
                  <w:rFonts w:ascii="宋体" w:hAnsi="宋体" w:eastAsia="宋体" w:cs="宋体"/>
                  <w:b w:val="0"/>
                  <w:bCs w:val="0"/>
                  <w:i w:val="0"/>
                  <w:iCs w:val="0"/>
                  <w:sz w:val="18"/>
                  <w:szCs w:val="18"/>
                </w:rPr>
                <w:delText>『关键词群类』的剥离，以达到领域的划分</w:delText>
              </w:r>
            </w:del>
          </w:p>
        </w:tc>
        <w:tc>
          <w:tcPr>
            <w:tcW w:w="592" w:type="pct"/>
            <w:tcBorders>
              <w:top w:val="nil"/>
              <w:left w:val="nil"/>
              <w:bottom w:val="nil"/>
              <w:right w:val="nil"/>
            </w:tcBorders>
            <w:noWrap w:val="0"/>
            <w:tcMar>
              <w:top w:w="60" w:type="dxa"/>
              <w:left w:w="80" w:type="dxa"/>
              <w:bottom w:w="60" w:type="dxa"/>
              <w:right w:w="80" w:type="dxa"/>
            </w:tcMar>
            <w:vAlign w:val="top"/>
          </w:tcPr>
          <w:p w14:paraId="3F4537A0">
            <w:pPr>
              <w:keepNext/>
              <w:snapToGrid w:val="0"/>
              <w:spacing w:before="40" w:after="40"/>
              <w:jc w:val="left"/>
            </w:pPr>
            <w:ins w:id="740" w:author="goskii" w:date="2026-04-19T19:32:16Z">
              <w:r>
                <w:rPr>
                  <w:rFonts w:ascii="宋体" w:hAnsi="宋体" w:eastAsia="宋体" w:cs="宋体"/>
                  <w:b w:val="0"/>
                  <w:bCs w:val="0"/>
                  <w:i w:val="0"/>
                  <w:iCs w:val="0"/>
                  <w:sz w:val="18"/>
                  <w:szCs w:val="18"/>
                </w:rPr>
                <w:t>《高维信息可视化方法研究综述》</w:t>
              </w:r>
            </w:ins>
            <w:del w:id="741" w:author="goskii" w:date="2026-04-19T18:58:51Z">
              <w:r>
                <w:rPr>
                  <w:rFonts w:ascii="宋体" w:hAnsi="宋体" w:eastAsia="宋体" w:cs="宋体"/>
                  <w:b w:val="0"/>
                  <w:bCs w:val="0"/>
                  <w:i w:val="0"/>
                  <w:iCs w:val="0"/>
                  <w:sz w:val="18"/>
                  <w:szCs w:val="18"/>
                </w:rPr>
                <w:delText>『创新与发展：新时代的图书馆与图书馆学』高端论坛会议综述（陈有志）</w:delText>
              </w:r>
            </w:del>
          </w:p>
        </w:tc>
      </w:tr>
      <w:tr w14:paraId="7A641E7D">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40C485E3">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50C2E6CC">
            <w:pPr>
              <w:keepNext/>
              <w:snapToGrid w:val="0"/>
              <w:spacing w:before="40" w:after="40"/>
              <w:jc w:val="left"/>
            </w:pPr>
            <w:r>
              <w:rPr>
                <w:rFonts w:ascii="宋体" w:hAnsi="宋体" w:eastAsia="宋体" w:cs="宋体"/>
                <w:b w:val="0"/>
                <w:bCs w:val="0"/>
                <w:i w:val="0"/>
                <w:iCs w:val="0"/>
                <w:sz w:val="18"/>
                <w:szCs w:val="18"/>
              </w:rPr>
              <w:t>instrument</w:t>
            </w:r>
          </w:p>
        </w:tc>
        <w:tc>
          <w:tcPr>
            <w:tcW w:w="407" w:type="pct"/>
            <w:tcBorders>
              <w:top w:val="nil"/>
              <w:left w:val="nil"/>
              <w:bottom w:val="nil"/>
              <w:right w:val="nil"/>
            </w:tcBorders>
            <w:noWrap w:val="0"/>
            <w:tcMar>
              <w:top w:w="60" w:type="dxa"/>
              <w:left w:w="80" w:type="dxa"/>
              <w:bottom w:w="60" w:type="dxa"/>
              <w:right w:w="80" w:type="dxa"/>
            </w:tcMar>
            <w:vAlign w:val="top"/>
          </w:tcPr>
          <w:p w14:paraId="6E3DA5BF">
            <w:pPr>
              <w:keepNext/>
              <w:snapToGrid w:val="0"/>
              <w:spacing w:before="40" w:after="40"/>
              <w:jc w:val="left"/>
            </w:pPr>
            <w:r>
              <w:rPr>
                <w:rFonts w:ascii="宋体" w:hAnsi="宋体" w:eastAsia="宋体" w:cs="宋体"/>
                <w:b w:val="0"/>
                <w:bCs w:val="0"/>
                <w:i w:val="0"/>
                <w:iCs w:val="0"/>
                <w:sz w:val="18"/>
                <w:szCs w:val="18"/>
              </w:rPr>
              <w:t>Artifact &gt; Functional &gt; Tool</w:t>
            </w:r>
          </w:p>
        </w:tc>
        <w:tc>
          <w:tcPr>
            <w:tcW w:w="240" w:type="pct"/>
            <w:tcBorders>
              <w:top w:val="nil"/>
              <w:left w:val="nil"/>
              <w:bottom w:val="nil"/>
              <w:right w:val="nil"/>
            </w:tcBorders>
            <w:noWrap w:val="0"/>
            <w:tcMar>
              <w:top w:w="60" w:type="dxa"/>
              <w:left w:w="80" w:type="dxa"/>
              <w:bottom w:w="60" w:type="dxa"/>
              <w:right w:w="80" w:type="dxa"/>
            </w:tcMar>
            <w:vAlign w:val="top"/>
          </w:tcPr>
          <w:p w14:paraId="24D2B5E2">
            <w:pPr>
              <w:keepNext/>
              <w:snapToGrid w:val="0"/>
              <w:spacing w:before="40" w:after="40"/>
              <w:jc w:val="left"/>
            </w:pPr>
            <w:r>
              <w:rPr>
                <w:rFonts w:ascii="宋体" w:hAnsi="宋体" w:eastAsia="宋体" w:cs="宋体"/>
                <w:b/>
                <w:bCs/>
                <w:i w:val="0"/>
                <w:iCs w:val="0"/>
                <w:sz w:val="18"/>
                <w:szCs w:val="18"/>
              </w:rPr>
              <w:t>测量工具</w:t>
            </w:r>
          </w:p>
        </w:tc>
        <w:tc>
          <w:tcPr>
            <w:tcW w:w="498" w:type="pct"/>
            <w:tcBorders>
              <w:top w:val="nil"/>
              <w:left w:val="nil"/>
              <w:bottom w:val="nil"/>
              <w:right w:val="nil"/>
            </w:tcBorders>
            <w:noWrap w:val="0"/>
            <w:tcMar>
              <w:top w:w="60" w:type="dxa"/>
              <w:left w:w="80" w:type="dxa"/>
              <w:bottom w:w="60" w:type="dxa"/>
              <w:right w:w="80" w:type="dxa"/>
            </w:tcMar>
            <w:vAlign w:val="top"/>
          </w:tcPr>
          <w:p w14:paraId="5DDCCD67">
            <w:pPr>
              <w:keepNext/>
              <w:snapToGrid w:val="0"/>
              <w:spacing w:before="40" w:after="40"/>
              <w:jc w:val="left"/>
            </w:pPr>
            <w:r>
              <w:rPr>
                <w:rFonts w:ascii="宋体" w:hAnsi="宋体" w:eastAsia="宋体" w:cs="宋体"/>
                <w:b w:val="0"/>
                <w:bCs w:val="0"/>
                <w:i w:val="0"/>
                <w:iCs w:val="0"/>
                <w:sz w:val="18"/>
                <w:szCs w:val="18"/>
              </w:rPr>
              <w:t>用于收集研究数据的测量装置或评估工具，包括调查问卷、心理量表、测验、实验仪器等，以其测量效度、信度、适用范围为评价对象。</w:t>
            </w:r>
          </w:p>
        </w:tc>
        <w:tc>
          <w:tcPr>
            <w:tcW w:w="1239" w:type="pct"/>
            <w:tcBorders>
              <w:top w:val="nil"/>
              <w:left w:val="nil"/>
              <w:bottom w:val="nil"/>
              <w:right w:val="nil"/>
            </w:tcBorders>
            <w:noWrap w:val="0"/>
            <w:tcMar>
              <w:top w:w="60" w:type="dxa"/>
              <w:left w:w="80" w:type="dxa"/>
              <w:bottom w:w="60" w:type="dxa"/>
              <w:right w:w="80" w:type="dxa"/>
            </w:tcMar>
            <w:vAlign w:val="top"/>
          </w:tcPr>
          <w:p w14:paraId="0D49421A">
            <w:pPr>
              <w:keepNext/>
              <w:snapToGrid w:val="0"/>
              <w:spacing w:before="40" w:after="40"/>
              <w:jc w:val="left"/>
            </w:pPr>
            <w:r>
              <w:rPr>
                <w:rFonts w:ascii="宋体" w:hAnsi="宋体" w:eastAsia="宋体" w:cs="宋体"/>
                <w:b w:val="0"/>
                <w:bCs w:val="0"/>
                <w:i w:val="0"/>
                <w:iCs w:val="0"/>
                <w:sz w:val="18"/>
                <w:szCs w:val="18"/>
              </w:rPr>
              <w:t>vs method：instrument 是测量工具（问卷本身），method 是使用该工具的研究方法程序（问卷调查法）。vs software：instrument 通常指纸质或实体形式的测量工具；若是计算机程序形式，则优先判断是否更适合标 software。</w:t>
            </w:r>
          </w:p>
        </w:tc>
        <w:tc>
          <w:tcPr>
            <w:tcW w:w="1182" w:type="pct"/>
            <w:tcBorders>
              <w:top w:val="nil"/>
              <w:left w:val="nil"/>
              <w:bottom w:val="nil"/>
              <w:right w:val="nil"/>
            </w:tcBorders>
            <w:noWrap w:val="0"/>
            <w:tcMar>
              <w:top w:w="60" w:type="dxa"/>
              <w:left w:w="80" w:type="dxa"/>
              <w:bottom w:w="60" w:type="dxa"/>
              <w:right w:w="80" w:type="dxa"/>
            </w:tcMar>
            <w:vAlign w:val="top"/>
          </w:tcPr>
          <w:p w14:paraId="6CB601CB">
            <w:pPr>
              <w:keepNext/>
              <w:snapToGrid w:val="0"/>
              <w:spacing w:before="40" w:after="40"/>
              <w:jc w:val="left"/>
              <w:rPr>
                <w:ins w:id="742" w:author="goskii" w:date="2026-04-20T17:39:38Z"/>
                <w:rFonts w:ascii="宋体" w:hAnsi="宋体" w:eastAsia="宋体" w:cs="宋体"/>
                <w:b w:val="0"/>
                <w:bCs w:val="0"/>
                <w:i w:val="0"/>
                <w:iCs w:val="0"/>
                <w:sz w:val="18"/>
                <w:szCs w:val="18"/>
              </w:rPr>
            </w:pPr>
            <w:ins w:id="743" w:author="goskii" w:date="2026-04-19T20:09:46Z">
              <w:r>
                <w:rPr>
                  <w:rFonts w:ascii="宋体" w:hAnsi="宋体" w:eastAsia="宋体" w:cs="宋体"/>
                  <w:b w:val="0"/>
                  <w:bCs w:val="0"/>
                  <w:i w:val="0"/>
                  <w:iCs w:val="0"/>
                  <w:sz w:val="18"/>
                  <w:szCs w:val="18"/>
                  <w:highlight w:val="yellow"/>
                  <w:rPrChange w:id="744" w:author="goskii" w:date="2026-04-19T20:09:58Z">
                    <w:rPr>
                      <w:rFonts w:ascii="宋体" w:hAnsi="宋体" w:eastAsia="宋体" w:cs="宋体"/>
                      <w:b w:val="0"/>
                      <w:bCs w:val="0"/>
                      <w:i w:val="0"/>
                      <w:iCs w:val="0"/>
                      <w:sz w:val="18"/>
                      <w:szCs w:val="18"/>
                    </w:rPr>
                  </w:rPrChange>
                </w:rPr>
                <w:t>元素依赖性指数</w:t>
              </w:r>
            </w:ins>
            <w:ins w:id="745" w:author="goskii" w:date="2026-04-19T20:09:46Z">
              <w:r>
                <w:rPr>
                  <w:rFonts w:ascii="宋体" w:hAnsi="宋体" w:eastAsia="宋体" w:cs="宋体"/>
                  <w:b w:val="0"/>
                  <w:bCs w:val="0"/>
                  <w:i w:val="0"/>
                  <w:iCs w:val="0"/>
                  <w:sz w:val="18"/>
                  <w:szCs w:val="18"/>
                </w:rPr>
                <w:t>认为知识复杂性主要取决于知识元素之间的相互依赖程度，其理论基础是 Kauffman 关于生物进化过程的理论。</w:t>
              </w:r>
            </w:ins>
            <w:ins w:id="746" w:author="goskii" w:date="2026-04-19T20:09:53Z">
              <w:r>
                <w:rPr>
                  <w:rFonts w:ascii="宋体" w:hAnsi="宋体" w:eastAsia="宋体" w:cs="宋体"/>
                  <w:b w:val="0"/>
                  <w:bCs w:val="0"/>
                  <w:i w:val="0"/>
                  <w:iCs w:val="0"/>
                  <w:sz w:val="18"/>
                  <w:szCs w:val="18"/>
                </w:rPr>
                <w:t>虽然该方法界定的知识复杂性考虑了复杂性的两个重要因素，即组成元素数量多且不同元素之间的依赖性较强，但在实际计算过程中，仅利用知识组合频次衡量知识元素的相互依赖程度进而反映知识复杂性，既不够客观准确，也忽视了其他可能影响知识组合频次的因素。</w:t>
              </w:r>
            </w:ins>
          </w:p>
          <w:p w14:paraId="72AD7EAF">
            <w:pPr>
              <w:keepNext/>
              <w:snapToGrid w:val="0"/>
              <w:spacing w:before="40" w:after="40"/>
              <w:jc w:val="left"/>
              <w:rPr>
                <w:ins w:id="747" w:author="goskii" w:date="2026-04-20T17:39:38Z"/>
                <w:rFonts w:ascii="宋体" w:hAnsi="宋体" w:eastAsia="宋体" w:cs="宋体"/>
                <w:b w:val="0"/>
                <w:bCs w:val="0"/>
                <w:i w:val="0"/>
                <w:iCs w:val="0"/>
                <w:sz w:val="18"/>
                <w:szCs w:val="18"/>
              </w:rPr>
            </w:pPr>
          </w:p>
          <w:p w14:paraId="0154E352">
            <w:pPr>
              <w:keepNext/>
              <w:snapToGrid w:val="0"/>
              <w:spacing w:before="40" w:after="40"/>
              <w:jc w:val="left"/>
            </w:pPr>
            <w:ins w:id="748" w:author="goskii" w:date="2026-04-20T17:39:40Z">
              <w:r>
                <w:rPr>
                  <w:rFonts w:hint="eastAsia" w:cs="宋体"/>
                  <w:b w:val="0"/>
                  <w:bCs w:val="0"/>
                  <w:i w:val="0"/>
                  <w:iCs w:val="0"/>
                  <w:sz w:val="18"/>
                  <w:szCs w:val="18"/>
                  <w:lang w:val="en-US" w:eastAsia="zh-CN"/>
                </w:rPr>
                <w:t>A</w:t>
              </w:r>
            </w:ins>
            <w:ins w:id="749" w:author="goskii" w:date="2026-04-20T17:39:41Z">
              <w:r>
                <w:rPr>
                  <w:rFonts w:hint="eastAsia" w:cs="宋体"/>
                  <w:b w:val="0"/>
                  <w:bCs w:val="0"/>
                  <w:i w:val="0"/>
                  <w:iCs w:val="0"/>
                  <w:sz w:val="18"/>
                  <w:szCs w:val="18"/>
                  <w:lang w:val="en-US" w:eastAsia="zh-CN"/>
                </w:rPr>
                <w:t>：</w:t>
              </w:r>
            </w:ins>
            <w:ins w:id="750" w:author="goskii" w:date="2026-04-20T17:39:42Z">
              <w:r>
                <w:rPr>
                  <w:rFonts w:hint="eastAsia" w:cs="宋体"/>
                  <w:b w:val="0"/>
                  <w:bCs w:val="0"/>
                  <w:i w:val="0"/>
                  <w:iCs w:val="0"/>
                  <w:sz w:val="18"/>
                  <w:szCs w:val="18"/>
                  <w:lang w:val="en-US" w:eastAsia="zh-CN"/>
                </w:rPr>
                <w:t>元素</w:t>
              </w:r>
            </w:ins>
            <w:ins w:id="751" w:author="goskii" w:date="2026-04-20T17:39:44Z">
              <w:r>
                <w:rPr>
                  <w:rFonts w:hint="eastAsia" w:cs="宋体"/>
                  <w:b w:val="0"/>
                  <w:bCs w:val="0"/>
                  <w:i w:val="0"/>
                  <w:iCs w:val="0"/>
                  <w:sz w:val="18"/>
                  <w:szCs w:val="18"/>
                  <w:lang w:val="en-US" w:eastAsia="zh-CN"/>
                </w:rPr>
                <w:t>依赖性</w:t>
              </w:r>
            </w:ins>
            <w:ins w:id="752" w:author="goskii" w:date="2026-04-20T17:39:45Z">
              <w:r>
                <w:rPr>
                  <w:rFonts w:hint="eastAsia" w:cs="宋体"/>
                  <w:b w:val="0"/>
                  <w:bCs w:val="0"/>
                  <w:i w:val="0"/>
                  <w:iCs w:val="0"/>
                  <w:sz w:val="18"/>
                  <w:szCs w:val="18"/>
                  <w:lang w:val="en-US" w:eastAsia="zh-CN"/>
                </w:rPr>
                <w:t>指数</w:t>
              </w:r>
            </w:ins>
            <w:del w:id="753" w:author="goskii" w:date="2026-04-19T18:58:42Z">
              <w:r>
                <w:rPr>
                  <w:rFonts w:ascii="宋体" w:hAnsi="宋体" w:eastAsia="宋体" w:cs="宋体"/>
                  <w:b w:val="0"/>
                  <w:bCs w:val="0"/>
                  <w:i w:val="0"/>
                  <w:iCs w:val="0"/>
                  <w:sz w:val="18"/>
                  <w:szCs w:val="18"/>
                </w:rPr>
                <w:delText>通过向院系科研人员发放和回收信息资源与需求调查表；与学科用户进行座谈；日常的交流沟通等</w:delText>
              </w:r>
            </w:del>
          </w:p>
        </w:tc>
        <w:tc>
          <w:tcPr>
            <w:tcW w:w="592" w:type="pct"/>
            <w:tcBorders>
              <w:top w:val="nil"/>
              <w:left w:val="nil"/>
              <w:bottom w:val="nil"/>
              <w:right w:val="nil"/>
            </w:tcBorders>
            <w:noWrap w:val="0"/>
            <w:tcMar>
              <w:top w:w="60" w:type="dxa"/>
              <w:left w:w="80" w:type="dxa"/>
              <w:bottom w:w="60" w:type="dxa"/>
              <w:right w:w="80" w:type="dxa"/>
            </w:tcMar>
            <w:vAlign w:val="top"/>
          </w:tcPr>
          <w:p w14:paraId="6312469C">
            <w:pPr>
              <w:keepNext/>
              <w:snapToGrid w:val="0"/>
              <w:spacing w:before="40" w:after="40"/>
              <w:jc w:val="left"/>
            </w:pPr>
            <w:ins w:id="754" w:author="goskii" w:date="2026-04-19T20:10:06Z">
              <w:r>
                <w:rPr>
                  <w:rFonts w:ascii="宋体" w:hAnsi="宋体" w:eastAsia="宋体" w:cs="宋体"/>
                  <w:b w:val="0"/>
                  <w:bCs w:val="0"/>
                  <w:i w:val="0"/>
                  <w:iCs w:val="0"/>
                  <w:sz w:val="18"/>
                  <w:szCs w:val="18"/>
                </w:rPr>
                <w:t>《知识复杂性的测度方法综述与比较》</w:t>
              </w:r>
            </w:ins>
            <w:del w:id="755" w:author="goskii" w:date="2026-04-19T18:58:48Z">
              <w:r>
                <w:rPr>
                  <w:rFonts w:ascii="宋体" w:hAnsi="宋体" w:eastAsia="宋体" w:cs="宋体"/>
                  <w:b w:val="0"/>
                  <w:bCs w:val="0"/>
                  <w:i w:val="0"/>
                  <w:iCs w:val="0"/>
                  <w:sz w:val="18"/>
                  <w:szCs w:val="18"/>
                </w:rPr>
                <w:delText>211工程高校图书馆学科馆员服务现状及发展对策研究</w:delText>
              </w:r>
            </w:del>
          </w:p>
        </w:tc>
      </w:tr>
      <w:tr w14:paraId="531DEC5C">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23FDC667">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7BB645BC">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
          <w:p w14:paraId="19818F65">
            <w:pPr>
              <w:keepNext/>
              <w:snapToGrid w:val="0"/>
              <w:spacing w:before="40" w:after="40"/>
              <w:jc w:val="left"/>
            </w:pPr>
            <w:r>
              <w:rPr>
                <w:rFonts w:ascii="宋体" w:hAnsi="宋体" w:eastAsia="宋体" w:cs="宋体"/>
                <w:b w:val="0"/>
                <w:bCs w:val="0"/>
                <w:i w:val="0"/>
                <w:iCs w:val="0"/>
                <w:sz w:val="18"/>
                <w:szCs w:val="18"/>
              </w:rPr>
              <w:t>Artifact &gt; Functional &gt; Tool</w:t>
            </w:r>
          </w:p>
        </w:tc>
        <w:tc>
          <w:tcPr>
            <w:tcW w:w="240" w:type="pct"/>
            <w:tcBorders>
              <w:top w:val="nil"/>
              <w:left w:val="nil"/>
              <w:bottom w:val="nil"/>
              <w:right w:val="nil"/>
            </w:tcBorders>
            <w:noWrap w:val="0"/>
            <w:tcMar>
              <w:top w:w="60" w:type="dxa"/>
              <w:left w:w="80" w:type="dxa"/>
              <w:bottom w:w="60" w:type="dxa"/>
              <w:right w:w="80" w:type="dxa"/>
            </w:tcMar>
            <w:vAlign w:val="top"/>
          </w:tcPr>
          <w:p w14:paraId="42C73A37">
            <w:pPr>
              <w:keepNext/>
              <w:snapToGrid w:val="0"/>
              <w:spacing w:before="40" w:after="40"/>
              <w:jc w:val="left"/>
            </w:pPr>
            <w:r>
              <w:rPr>
                <w:rFonts w:ascii="宋体" w:hAnsi="宋体" w:eastAsia="宋体" w:cs="宋体"/>
                <w:b/>
                <w:bCs/>
                <w:i w:val="0"/>
                <w:iCs w:val="0"/>
                <w:sz w:val="18"/>
                <w:szCs w:val="18"/>
              </w:rPr>
              <w:t>其它工具</w:t>
            </w:r>
          </w:p>
        </w:tc>
        <w:tc>
          <w:tcPr>
            <w:tcW w:w="498" w:type="pct"/>
            <w:tcBorders>
              <w:top w:val="nil"/>
              <w:left w:val="nil"/>
              <w:bottom w:val="nil"/>
              <w:right w:val="nil"/>
            </w:tcBorders>
            <w:noWrap w:val="0"/>
            <w:tcMar>
              <w:top w:w="60" w:type="dxa"/>
              <w:left w:w="80" w:type="dxa"/>
              <w:bottom w:w="60" w:type="dxa"/>
              <w:right w:w="80" w:type="dxa"/>
            </w:tcMar>
            <w:vAlign w:val="top"/>
          </w:tcPr>
          <w:p w14:paraId="33984544">
            <w:pPr>
              <w:keepNext/>
              <w:snapToGrid w:val="0"/>
              <w:spacing w:before="40" w:after="40"/>
              <w:jc w:val="left"/>
            </w:pPr>
            <w:r>
              <w:rPr>
                <w:rFonts w:ascii="宋体" w:hAnsi="宋体" w:eastAsia="宋体" w:cs="宋体"/>
                <w:b w:val="0"/>
                <w:bCs w:val="0"/>
                <w:i w:val="0"/>
                <w:iCs w:val="0"/>
                <w:sz w:val="18"/>
                <w:szCs w:val="18"/>
              </w:rPr>
              <w:t>当系统或工具无法归入时使用，如特殊的行业服务平台、管理系统、某类特殊的物理实验装置、工作流工具等。</w:t>
            </w:r>
          </w:p>
        </w:tc>
        <w:tc>
          <w:tcPr>
            <w:tcW w:w="1239" w:type="pct"/>
            <w:tcBorders>
              <w:top w:val="nil"/>
              <w:left w:val="nil"/>
              <w:bottom w:val="nil"/>
              <w:right w:val="nil"/>
            </w:tcBorders>
            <w:noWrap w:val="0"/>
            <w:tcMar>
              <w:top w:w="60" w:type="dxa"/>
              <w:left w:w="80" w:type="dxa"/>
              <w:bottom w:w="60" w:type="dxa"/>
              <w:right w:w="80" w:type="dxa"/>
            </w:tcMar>
            <w:vAlign w:val="top"/>
          </w:tcPr>
          <w:p w14:paraId="4B813824">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
          <w:p w14:paraId="5CDE5CD1">
            <w:pPr>
              <w:keepNext/>
              <w:snapToGrid w:val="0"/>
              <w:spacing w:before="40" w:after="40"/>
              <w:jc w:val="left"/>
            </w:pPr>
            <w:del w:id="756" w:author="goskii" w:date="2026-04-20T17:25:15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
          <w:p w14:paraId="3B11C913">
            <w:pPr>
              <w:keepNext/>
              <w:snapToGrid w:val="0"/>
              <w:spacing w:before="40" w:after="40"/>
              <w:jc w:val="left"/>
            </w:pPr>
            <w:del w:id="757" w:author="goskii" w:date="2026-04-19T20:10:08Z">
              <w:r>
                <w:rPr>
                  <w:rFonts w:ascii="宋体" w:hAnsi="宋体" w:eastAsia="宋体" w:cs="宋体"/>
                  <w:b w:val="0"/>
                  <w:bCs w:val="0"/>
                  <w:i w:val="0"/>
                  <w:iCs w:val="0"/>
                  <w:sz w:val="18"/>
                  <w:szCs w:val="18"/>
                </w:rPr>
                <w:delText>—</w:delText>
              </w:r>
            </w:del>
          </w:p>
        </w:tc>
      </w:tr>
      <w:tr w14:paraId="00555800">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5DC228A6">
            <w:pPr>
              <w:keepNext/>
              <w:snapToGrid w:val="0"/>
              <w:spacing w:before="40" w:after="40"/>
              <w:jc w:val="left"/>
            </w:pPr>
            <w:r>
              <w:rPr>
                <w:rFonts w:ascii="宋体" w:hAnsi="宋体" w:eastAsia="宋体" w:cs="宋体"/>
                <w:b/>
                <w:bCs/>
                <w:i w:val="0"/>
                <w:iCs w:val="0"/>
                <w:sz w:val="20"/>
                <w:szCs w:val="20"/>
              </w:rPr>
              <w:t>3. ABSTRACT ENTITY（抽象实体）— 无物质载体的智识构造物</w:t>
            </w:r>
          </w:p>
        </w:tc>
      </w:tr>
      <w:tr w14:paraId="742E11D0">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14F70B81">
            <w:pPr>
              <w:keepNext/>
              <w:snapToGrid w:val="0"/>
              <w:spacing w:before="40" w:after="40"/>
              <w:jc w:val="left"/>
            </w:pPr>
            <w:r>
              <w:rPr>
                <w:rFonts w:ascii="宋体" w:hAnsi="宋体" w:eastAsia="宋体" w:cs="宋体"/>
                <w:b/>
                <w:bCs/>
                <w:i w:val="0"/>
                <w:iCs w:val="0"/>
                <w:sz w:val="20"/>
                <w:szCs w:val="20"/>
              </w:rPr>
              <w:t>3.1 Conceptual（概念层）— 最基础的抽象单元，所有学科通用</w:t>
            </w:r>
          </w:p>
        </w:tc>
      </w:tr>
      <w:tr w14:paraId="1EC677EA">
        <w:tblPrEx>
          <w:tblPrExChange w:id="758"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758"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759"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63410ED8">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760"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3E650F8B">
            <w:pPr>
              <w:keepNext/>
              <w:snapToGrid w:val="0"/>
              <w:spacing w:before="40" w:after="40"/>
              <w:jc w:val="left"/>
            </w:pPr>
            <w:r>
              <w:rPr>
                <w:rFonts w:ascii="宋体" w:hAnsi="宋体" w:eastAsia="宋体" w:cs="宋体"/>
                <w:b w:val="0"/>
                <w:bCs w:val="0"/>
                <w:i w:val="0"/>
                <w:iCs w:val="0"/>
                <w:sz w:val="18"/>
                <w:szCs w:val="18"/>
              </w:rPr>
              <w:t>concept</w:t>
            </w:r>
          </w:p>
        </w:tc>
        <w:tc>
          <w:tcPr>
            <w:tcW w:w="407" w:type="pct"/>
            <w:tcBorders>
              <w:top w:val="nil"/>
              <w:left w:val="nil"/>
              <w:bottom w:val="nil"/>
              <w:right w:val="nil"/>
            </w:tcBorders>
            <w:noWrap w:val="0"/>
            <w:tcMar>
              <w:top w:w="60" w:type="dxa"/>
              <w:left w:w="80" w:type="dxa"/>
              <w:bottom w:w="60" w:type="dxa"/>
              <w:right w:w="80" w:type="dxa"/>
            </w:tcMar>
            <w:vAlign w:val="top"/>
            <w:tcPrChange w:id="761"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3D0668C6">
            <w:pPr>
              <w:keepNext/>
              <w:snapToGrid w:val="0"/>
              <w:spacing w:before="40" w:after="40"/>
              <w:jc w:val="left"/>
            </w:pPr>
            <w:r>
              <w:rPr>
                <w:rFonts w:ascii="宋体" w:hAnsi="宋体" w:eastAsia="宋体" w:cs="宋体"/>
                <w:b w:val="0"/>
                <w:bCs w:val="0"/>
                <w:i w:val="0"/>
                <w:iCs w:val="0"/>
                <w:sz w:val="18"/>
                <w:szCs w:val="18"/>
              </w:rPr>
              <w:t>Abstract &gt; Conceptual</w:t>
            </w:r>
          </w:p>
        </w:tc>
        <w:tc>
          <w:tcPr>
            <w:tcW w:w="240" w:type="pct"/>
            <w:tcBorders>
              <w:top w:val="nil"/>
              <w:left w:val="nil"/>
              <w:bottom w:val="nil"/>
              <w:right w:val="nil"/>
            </w:tcBorders>
            <w:noWrap w:val="0"/>
            <w:tcMar>
              <w:top w:w="60" w:type="dxa"/>
              <w:left w:w="80" w:type="dxa"/>
              <w:bottom w:w="60" w:type="dxa"/>
              <w:right w:w="80" w:type="dxa"/>
            </w:tcMar>
            <w:vAlign w:val="top"/>
            <w:tcPrChange w:id="762"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509742D6">
            <w:pPr>
              <w:keepNext/>
              <w:snapToGrid w:val="0"/>
              <w:spacing w:before="40" w:after="40"/>
              <w:jc w:val="left"/>
            </w:pPr>
            <w:r>
              <w:rPr>
                <w:rFonts w:ascii="宋体" w:hAnsi="宋体" w:eastAsia="宋体" w:cs="宋体"/>
                <w:b/>
                <w:bCs/>
                <w:i w:val="0"/>
                <w:iCs w:val="0"/>
                <w:sz w:val="18"/>
                <w:szCs w:val="18"/>
              </w:rPr>
              <w:t>概念/术语</w:t>
            </w:r>
          </w:p>
        </w:tc>
        <w:tc>
          <w:tcPr>
            <w:tcW w:w="498" w:type="pct"/>
            <w:tcBorders>
              <w:top w:val="nil"/>
              <w:left w:val="nil"/>
              <w:bottom w:val="nil"/>
              <w:right w:val="nil"/>
            </w:tcBorders>
            <w:noWrap w:val="0"/>
            <w:tcMar>
              <w:top w:w="60" w:type="dxa"/>
              <w:left w:w="80" w:type="dxa"/>
              <w:bottom w:w="60" w:type="dxa"/>
              <w:right w:w="80" w:type="dxa"/>
            </w:tcMar>
            <w:vAlign w:val="top"/>
            <w:tcPrChange w:id="763"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7F93F86E">
            <w:pPr>
              <w:keepNext/>
              <w:snapToGrid w:val="0"/>
              <w:spacing w:before="40" w:after="40"/>
              <w:jc w:val="left"/>
            </w:pPr>
            <w:r>
              <w:rPr>
                <w:rFonts w:ascii="宋体" w:hAnsi="宋体" w:eastAsia="宋体" w:cs="宋体"/>
                <w:b w:val="0"/>
                <w:bCs w:val="0"/>
                <w:i w:val="0"/>
                <w:iCs w:val="0"/>
                <w:sz w:val="18"/>
                <w:szCs w:val="18"/>
              </w:rPr>
              <w:t>单一命名单元，对某一现象或事物的抽象命名，无需系统性解释结构。如『信息素养』作为一个学科术语，『知识鸿沟』作为一个分析概念。</w:t>
            </w:r>
          </w:p>
        </w:tc>
        <w:tc>
          <w:tcPr>
            <w:tcW w:w="1239" w:type="pct"/>
            <w:tcBorders>
              <w:top w:val="nil"/>
              <w:left w:val="nil"/>
              <w:bottom w:val="nil"/>
              <w:right w:val="nil"/>
            </w:tcBorders>
            <w:noWrap w:val="0"/>
            <w:tcMar>
              <w:top w:w="60" w:type="dxa"/>
              <w:left w:w="80" w:type="dxa"/>
              <w:bottom w:w="60" w:type="dxa"/>
              <w:right w:w="80" w:type="dxa"/>
            </w:tcMar>
            <w:vAlign w:val="top"/>
            <w:tcPrChange w:id="764"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7C02AEA7">
            <w:pPr>
              <w:keepNext/>
              <w:snapToGrid w:val="0"/>
              <w:spacing w:before="40" w:after="40"/>
              <w:jc w:val="left"/>
            </w:pPr>
            <w:r>
              <w:rPr>
                <w:rFonts w:ascii="宋体" w:hAnsi="宋体" w:eastAsia="宋体" w:cs="宋体"/>
                <w:b w:val="0"/>
                <w:bCs w:val="0"/>
                <w:i w:val="0"/>
                <w:iCs w:val="0"/>
                <w:sz w:val="18"/>
                <w:szCs w:val="18"/>
              </w:rPr>
              <w:t>vs theory：concept 只是命名（信息素养），theory 是对该概念的系统性解释体系（信息素养理论，含命题和因果主张）。vs definition：concept 是命名单元本身，definition 是对这个概念边界的特定界定方式。vs phenomenon：concept 是命名（信息过载作为术语），phenomenon 是现象本身作为研究对象（信息过载这一社会现实）。</w:t>
            </w:r>
          </w:p>
        </w:tc>
        <w:tc>
          <w:tcPr>
            <w:tcW w:w="1182" w:type="pct"/>
            <w:tcBorders>
              <w:top w:val="nil"/>
              <w:left w:val="nil"/>
              <w:bottom w:val="nil"/>
              <w:right w:val="nil"/>
            </w:tcBorders>
            <w:noWrap w:val="0"/>
            <w:tcMar>
              <w:top w:w="60" w:type="dxa"/>
              <w:left w:w="80" w:type="dxa"/>
              <w:bottom w:w="60" w:type="dxa"/>
              <w:right w:w="80" w:type="dxa"/>
            </w:tcMar>
            <w:vAlign w:val="top"/>
            <w:tcPrChange w:id="765"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3517FA46">
            <w:pPr>
              <w:keepNext/>
              <w:snapToGrid w:val="0"/>
              <w:spacing w:before="40" w:after="40"/>
              <w:jc w:val="left"/>
              <w:rPr>
                <w:ins w:id="766" w:author="goskii" w:date="2026-04-20T17:39:47Z"/>
                <w:rFonts w:hint="default"/>
                <w:sz w:val="18"/>
                <w:szCs w:val="18"/>
              </w:rPr>
            </w:pPr>
            <w:ins w:id="767" w:author="goskii" w:date="2026-04-17T20:33:58Z">
              <w:r>
                <w:rPr>
                  <w:rFonts w:hint="default"/>
                  <w:sz w:val="18"/>
                  <w:szCs w:val="18"/>
                  <w:highlight w:val="yellow"/>
                  <w:rPrChange w:id="768" w:author="goskii" w:date="2026-04-17T20:34:22Z">
                    <w:rPr>
                      <w:rFonts w:hint="eastAsia"/>
                    </w:rPr>
                  </w:rPrChange>
                </w:rPr>
                <w:t xml:space="preserve">Persona </w:t>
              </w:r>
            </w:ins>
            <w:ins w:id="769" w:author="goskii" w:date="2026-04-17T20:33:58Z">
              <w:r>
                <w:rPr>
                  <w:rFonts w:hint="default"/>
                  <w:sz w:val="18"/>
                  <w:szCs w:val="18"/>
                  <w:rPrChange w:id="770" w:author="goskii" w:date="2026-04-17T20:34:03Z">
                    <w:rPr>
                      <w:rFonts w:hint="eastAsia"/>
                    </w:rPr>
                  </w:rPrChange>
                </w:rPr>
                <w:t>与很多研究中使用数据构建的精准用户画像并不是一个概念,因此将A. Cooper的著作称为用户画像的起源并不准确。</w:t>
              </w:r>
            </w:ins>
          </w:p>
          <w:p w14:paraId="687879F5">
            <w:pPr>
              <w:keepNext/>
              <w:snapToGrid w:val="0"/>
              <w:spacing w:before="40" w:after="40"/>
              <w:jc w:val="left"/>
              <w:rPr>
                <w:ins w:id="771" w:author="goskii" w:date="2026-04-20T17:39:47Z"/>
                <w:rFonts w:hint="default"/>
                <w:sz w:val="18"/>
                <w:szCs w:val="18"/>
              </w:rPr>
            </w:pPr>
          </w:p>
          <w:p w14:paraId="56C2E71E">
            <w:pPr>
              <w:keepNext/>
              <w:snapToGrid w:val="0"/>
              <w:spacing w:before="40" w:after="40"/>
              <w:jc w:val="left"/>
              <w:rPr>
                <w:rFonts w:hint="default" w:eastAsia="宋体"/>
                <w:sz w:val="18"/>
                <w:szCs w:val="18"/>
                <w:lang w:val="en-US" w:eastAsia="zh-CN"/>
              </w:rPr>
            </w:pPr>
            <w:ins w:id="772" w:author="goskii" w:date="2026-04-20T17:39:48Z">
              <w:r>
                <w:rPr>
                  <w:rFonts w:hint="eastAsia"/>
                  <w:sz w:val="18"/>
                  <w:szCs w:val="18"/>
                  <w:lang w:val="en-US" w:eastAsia="zh-CN"/>
                </w:rPr>
                <w:t>A：</w:t>
              </w:r>
            </w:ins>
            <w:ins w:id="773" w:author="goskii" w:date="2026-04-20T17:39:56Z">
              <w:r>
                <w:rPr>
                  <w:rFonts w:hint="eastAsia"/>
                  <w:sz w:val="18"/>
                  <w:szCs w:val="18"/>
                  <w:lang w:val="en-US" w:eastAsia="zh-CN"/>
                </w:rPr>
                <w:t>P</w:t>
              </w:r>
            </w:ins>
            <w:ins w:id="774" w:author="goskii" w:date="2026-04-20T17:39:52Z">
              <w:r>
                <w:rPr>
                  <w:rFonts w:hint="eastAsia"/>
                  <w:sz w:val="18"/>
                  <w:szCs w:val="18"/>
                  <w:lang w:val="en-US" w:eastAsia="zh-CN"/>
                </w:rPr>
                <w:t>ersona</w:t>
              </w:r>
            </w:ins>
          </w:p>
        </w:tc>
        <w:tc>
          <w:tcPr>
            <w:tcW w:w="592" w:type="pct"/>
            <w:tcBorders>
              <w:top w:val="nil"/>
              <w:left w:val="nil"/>
              <w:bottom w:val="nil"/>
              <w:right w:val="nil"/>
            </w:tcBorders>
            <w:noWrap w:val="0"/>
            <w:tcMar>
              <w:top w:w="60" w:type="dxa"/>
              <w:left w:w="80" w:type="dxa"/>
              <w:bottom w:w="60" w:type="dxa"/>
              <w:right w:w="80" w:type="dxa"/>
            </w:tcMar>
            <w:vAlign w:val="top"/>
            <w:tcPrChange w:id="775"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686CF1BC">
            <w:pPr>
              <w:keepNext/>
              <w:snapToGrid w:val="0"/>
              <w:spacing w:before="40" w:after="40"/>
              <w:jc w:val="left"/>
              <w:rPr>
                <w:del w:id="776" w:author="goskii" w:date="2026-04-17T20:34:13Z"/>
              </w:rPr>
            </w:pPr>
            <w:ins w:id="777" w:author="goskii" w:date="2026-04-17T20:34:13Z">
              <w:r>
                <w:rPr>
                  <w:rFonts w:ascii="宋体" w:hAnsi="宋体" w:eastAsia="宋体" w:cs="宋体"/>
                  <w:sz w:val="18"/>
                  <w:szCs w:val="18"/>
                  <w:rPrChange w:id="778" w:author="goskii" w:date="2026-04-17T20:34:17Z">
                    <w:rPr>
                      <w:rFonts w:ascii="宋体" w:hAnsi="宋体" w:eastAsia="宋体" w:cs="宋体"/>
                      <w:sz w:val="24"/>
                      <w:szCs w:val="24"/>
                    </w:rPr>
                  </w:rPrChange>
                </w:rPr>
                <w:t>《学者画像研究综述》</w:t>
              </w:r>
            </w:ins>
            <w:del w:id="779" w:author="goskii" w:date="2026-04-17T20:34:13Z">
              <w:r>
                <w:rPr>
                  <w:rFonts w:ascii="宋体" w:hAnsi="宋体" w:eastAsia="宋体" w:cs="宋体"/>
                  <w:b w:val="0"/>
                  <w:bCs w:val="0"/>
                  <w:i w:val="0"/>
                  <w:iCs w:val="0"/>
                  <w:sz w:val="18"/>
                  <w:szCs w:val="18"/>
                </w:rPr>
                <w:delText>① 第二届图书馆法与知识产权论坛综述</w:delText>
              </w:r>
            </w:del>
          </w:p>
          <w:p w14:paraId="7AEDAD35">
            <w:pPr>
              <w:keepNext/>
              <w:snapToGrid w:val="0"/>
              <w:spacing w:before="40" w:after="40"/>
              <w:jc w:val="left"/>
              <w:rPr>
                <w:del w:id="780" w:author="goskii" w:date="2026-04-17T20:34:13Z"/>
              </w:rPr>
            </w:pPr>
            <w:del w:id="781" w:author="goskii" w:date="2026-04-17T20:34:13Z">
              <w:r>
                <w:rPr>
                  <w:rFonts w:ascii="宋体" w:hAnsi="宋体" w:eastAsia="宋体" w:cs="宋体"/>
                  <w:b w:val="0"/>
                  <w:bCs w:val="0"/>
                  <w:i w:val="0"/>
                  <w:iCs w:val="0"/>
                  <w:sz w:val="18"/>
                  <w:szCs w:val="18"/>
                </w:rPr>
                <w:delText>② 211工程高校图书馆联盟门户的现状分析</w:delText>
              </w:r>
            </w:del>
          </w:p>
          <w:p w14:paraId="523E4E39">
            <w:pPr>
              <w:keepNext/>
              <w:snapToGrid w:val="0"/>
              <w:spacing w:before="40" w:after="40"/>
              <w:jc w:val="left"/>
              <w:rPr>
                <w:del w:id="782" w:author="goskii" w:date="2026-04-17T20:34:13Z"/>
              </w:rPr>
            </w:pPr>
            <w:del w:id="783" w:author="goskii" w:date="2026-04-17T20:34:13Z">
              <w:r>
                <w:rPr>
                  <w:rFonts w:ascii="宋体" w:hAnsi="宋体" w:eastAsia="宋体" w:cs="宋体"/>
                  <w:b w:val="0"/>
                  <w:bCs w:val="0"/>
                  <w:i w:val="0"/>
                  <w:iCs w:val="0"/>
                  <w:sz w:val="18"/>
                  <w:szCs w:val="18"/>
                </w:rPr>
                <w:delText>③ 211工程高校图书馆联盟门户的现状分析</w:delText>
              </w:r>
            </w:del>
          </w:p>
          <w:p w14:paraId="63686063">
            <w:pPr>
              <w:keepNext/>
              <w:snapToGrid w:val="0"/>
              <w:spacing w:before="40" w:after="40"/>
              <w:jc w:val="left"/>
            </w:pPr>
            <w:del w:id="784" w:author="goskii" w:date="2026-04-17T20:34:13Z">
              <w:r>
                <w:rPr>
                  <w:rFonts w:ascii="宋体" w:hAnsi="宋体" w:eastAsia="宋体" w:cs="宋体"/>
                  <w:b w:val="0"/>
                  <w:bCs w:val="0"/>
                  <w:i w:val="0"/>
                  <w:iCs w:val="0"/>
                  <w:sz w:val="18"/>
                  <w:szCs w:val="18"/>
                </w:rPr>
                <w:delText>④ 211工程高校图书馆联盟门户的现状分析</w:delText>
              </w:r>
            </w:del>
          </w:p>
        </w:tc>
      </w:tr>
      <w:tr w14:paraId="54D1E6A0">
        <w:tblPrEx>
          <w:tblPrExChange w:id="785"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785"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786"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6EA052F4">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787"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47EBC5B3">
            <w:pPr>
              <w:keepNext/>
              <w:snapToGrid w:val="0"/>
              <w:spacing w:before="40" w:after="40"/>
              <w:jc w:val="left"/>
            </w:pPr>
            <w:r>
              <w:rPr>
                <w:rFonts w:ascii="宋体" w:hAnsi="宋体" w:eastAsia="宋体" w:cs="宋体"/>
                <w:b w:val="0"/>
                <w:bCs w:val="0"/>
                <w:i w:val="0"/>
                <w:iCs w:val="0"/>
                <w:sz w:val="18"/>
                <w:szCs w:val="18"/>
              </w:rPr>
              <w:t>definition</w:t>
            </w:r>
          </w:p>
        </w:tc>
        <w:tc>
          <w:tcPr>
            <w:tcW w:w="407" w:type="pct"/>
            <w:tcBorders>
              <w:top w:val="nil"/>
              <w:left w:val="nil"/>
              <w:bottom w:val="nil"/>
              <w:right w:val="nil"/>
            </w:tcBorders>
            <w:noWrap w:val="0"/>
            <w:tcMar>
              <w:top w:w="60" w:type="dxa"/>
              <w:left w:w="80" w:type="dxa"/>
              <w:bottom w:w="60" w:type="dxa"/>
              <w:right w:w="80" w:type="dxa"/>
            </w:tcMar>
            <w:vAlign w:val="top"/>
            <w:tcPrChange w:id="788"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67D9CBB0">
            <w:pPr>
              <w:keepNext/>
              <w:snapToGrid w:val="0"/>
              <w:spacing w:before="40" w:after="40"/>
              <w:jc w:val="left"/>
            </w:pPr>
            <w:r>
              <w:rPr>
                <w:rFonts w:ascii="宋体" w:hAnsi="宋体" w:eastAsia="宋体" w:cs="宋体"/>
                <w:b w:val="0"/>
                <w:bCs w:val="0"/>
                <w:i w:val="0"/>
                <w:iCs w:val="0"/>
                <w:sz w:val="18"/>
                <w:szCs w:val="18"/>
              </w:rPr>
              <w:t>Abstract &gt; Conceptual</w:t>
            </w:r>
          </w:p>
        </w:tc>
        <w:tc>
          <w:tcPr>
            <w:tcW w:w="240" w:type="pct"/>
            <w:tcBorders>
              <w:top w:val="nil"/>
              <w:left w:val="nil"/>
              <w:bottom w:val="nil"/>
              <w:right w:val="nil"/>
            </w:tcBorders>
            <w:noWrap w:val="0"/>
            <w:tcMar>
              <w:top w:w="60" w:type="dxa"/>
              <w:left w:w="80" w:type="dxa"/>
              <w:bottom w:w="60" w:type="dxa"/>
              <w:right w:w="80" w:type="dxa"/>
            </w:tcMar>
            <w:vAlign w:val="top"/>
            <w:tcPrChange w:id="789"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3E7E2D41">
            <w:pPr>
              <w:keepNext/>
              <w:snapToGrid w:val="0"/>
              <w:spacing w:before="40" w:after="40"/>
              <w:jc w:val="left"/>
            </w:pPr>
            <w:r>
              <w:rPr>
                <w:rFonts w:ascii="宋体" w:hAnsi="宋体" w:eastAsia="宋体" w:cs="宋体"/>
                <w:b/>
                <w:bCs/>
                <w:i w:val="0"/>
                <w:iCs w:val="0"/>
                <w:sz w:val="18"/>
                <w:szCs w:val="18"/>
              </w:rPr>
              <w:t>定义</w:t>
            </w:r>
          </w:p>
        </w:tc>
        <w:tc>
          <w:tcPr>
            <w:tcW w:w="498" w:type="pct"/>
            <w:tcBorders>
              <w:top w:val="nil"/>
              <w:left w:val="nil"/>
              <w:bottom w:val="nil"/>
              <w:right w:val="nil"/>
            </w:tcBorders>
            <w:noWrap w:val="0"/>
            <w:tcMar>
              <w:top w:w="60" w:type="dxa"/>
              <w:left w:w="80" w:type="dxa"/>
              <w:bottom w:w="60" w:type="dxa"/>
              <w:right w:w="80" w:type="dxa"/>
            </w:tcMar>
            <w:vAlign w:val="top"/>
            <w:tcPrChange w:id="790"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02CF8FDE">
            <w:pPr>
              <w:keepNext/>
              <w:snapToGrid w:val="0"/>
              <w:spacing w:before="40" w:after="40"/>
              <w:jc w:val="left"/>
            </w:pPr>
            <w:r>
              <w:rPr>
                <w:rFonts w:ascii="宋体" w:hAnsi="宋体" w:eastAsia="宋体" w:cs="宋体"/>
                <w:b w:val="0"/>
                <w:bCs w:val="0"/>
                <w:i w:val="0"/>
                <w:iCs w:val="0"/>
                <w:sz w:val="18"/>
                <w:szCs w:val="18"/>
              </w:rPr>
              <w:t>对某一概念边界的特定界定方式，通常含有提出者或来源，是概念的具体操作化表述，如某位学者对『信息行为』的特定操作定义。</w:t>
            </w:r>
          </w:p>
        </w:tc>
        <w:tc>
          <w:tcPr>
            <w:tcW w:w="1239" w:type="pct"/>
            <w:tcBorders>
              <w:top w:val="nil"/>
              <w:left w:val="nil"/>
              <w:bottom w:val="nil"/>
              <w:right w:val="nil"/>
            </w:tcBorders>
            <w:noWrap w:val="0"/>
            <w:tcMar>
              <w:top w:w="60" w:type="dxa"/>
              <w:left w:w="80" w:type="dxa"/>
              <w:bottom w:w="60" w:type="dxa"/>
              <w:right w:w="80" w:type="dxa"/>
            </w:tcMar>
            <w:vAlign w:val="top"/>
            <w:tcPrChange w:id="791"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6079ACEE">
            <w:pPr>
              <w:keepNext/>
              <w:snapToGrid w:val="0"/>
              <w:spacing w:before="40" w:after="40"/>
              <w:jc w:val="left"/>
            </w:pPr>
            <w:r>
              <w:rPr>
                <w:rFonts w:ascii="宋体" w:hAnsi="宋体" w:eastAsia="宋体" w:cs="宋体"/>
                <w:b w:val="0"/>
                <w:bCs w:val="0"/>
                <w:i w:val="0"/>
                <w:iCs w:val="0"/>
                <w:sz w:val="18"/>
                <w:szCs w:val="18"/>
              </w:rPr>
              <w:t>vs concept：concept 是命名单元，definition 是对该命名单元边界的特定界定。同一概念可以有多个 definition（不同学者的界定），但 concept 只有一个。</w:t>
            </w:r>
          </w:p>
        </w:tc>
        <w:tc>
          <w:tcPr>
            <w:tcW w:w="1182" w:type="pct"/>
            <w:tcBorders>
              <w:top w:val="nil"/>
              <w:left w:val="nil"/>
              <w:bottom w:val="nil"/>
              <w:right w:val="nil"/>
            </w:tcBorders>
            <w:noWrap w:val="0"/>
            <w:tcMar>
              <w:top w:w="60" w:type="dxa"/>
              <w:left w:w="80" w:type="dxa"/>
              <w:bottom w:w="60" w:type="dxa"/>
              <w:right w:w="80" w:type="dxa"/>
            </w:tcMar>
            <w:vAlign w:val="top"/>
            <w:tcPrChange w:id="792"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60465A92">
            <w:pPr>
              <w:keepNext/>
              <w:snapToGrid w:val="0"/>
              <w:spacing w:before="40" w:after="40"/>
              <w:jc w:val="left"/>
              <w:rPr>
                <w:ins w:id="793" w:author="goskii" w:date="2026-04-17T20:36:09Z"/>
                <w:rFonts w:hint="default"/>
                <w:sz w:val="18"/>
                <w:szCs w:val="18"/>
              </w:rPr>
            </w:pPr>
            <w:ins w:id="794" w:author="goskii" w:date="2026-04-17T20:36:09Z">
              <w:r>
                <w:rPr>
                  <w:rFonts w:hint="default"/>
                  <w:sz w:val="18"/>
                  <w:szCs w:val="18"/>
                </w:rPr>
                <w:t>Szulanski认为</w:t>
              </w:r>
            </w:ins>
            <w:ins w:id="795" w:author="goskii" w:date="2026-04-17T20:36:09Z">
              <w:r>
                <w:rPr>
                  <w:rFonts w:hint="default"/>
                  <w:sz w:val="18"/>
                  <w:szCs w:val="18"/>
                  <w:highlight w:val="yellow"/>
                </w:rPr>
                <w:t>知识流动</w:t>
              </w:r>
            </w:ins>
            <w:ins w:id="796" w:author="goskii" w:date="2026-04-17T20:36:09Z">
              <w:r>
                <w:rPr>
                  <w:rFonts w:hint="default"/>
                  <w:sz w:val="18"/>
                  <w:szCs w:val="18"/>
                </w:rPr>
                <w:t>是在特定环境下，知识从知识来源方到知识接收方的传递过程，这一观点得到了 Holtshouse</w:t>
              </w:r>
            </w:ins>
          </w:p>
          <w:p w14:paraId="3BF29BB2">
            <w:pPr>
              <w:keepNext/>
              <w:snapToGrid w:val="0"/>
              <w:spacing w:before="40" w:after="40"/>
              <w:jc w:val="left"/>
              <w:rPr>
                <w:ins w:id="797" w:author="goskii" w:date="2026-04-17T20:36:09Z"/>
                <w:rFonts w:hint="default"/>
                <w:sz w:val="18"/>
                <w:szCs w:val="18"/>
              </w:rPr>
            </w:pPr>
            <w:ins w:id="798" w:author="goskii" w:date="2026-04-17T20:36:09Z">
              <w:r>
                <w:rPr>
                  <w:rFonts w:hint="default"/>
                  <w:sz w:val="18"/>
                  <w:szCs w:val="18"/>
                </w:rPr>
                <w:t>、余以胜等、顾新的肯定。但该观点仅简单概括了知识流动的主体角色，忽略</w:t>
              </w:r>
            </w:ins>
          </w:p>
          <w:p w14:paraId="7B96CE1E">
            <w:pPr>
              <w:keepNext/>
              <w:snapToGrid w:val="0"/>
              <w:spacing w:before="40" w:after="40"/>
              <w:jc w:val="left"/>
              <w:rPr>
                <w:ins w:id="799" w:author="goskii" w:date="2026-04-20T17:39:58Z"/>
                <w:rFonts w:hint="default"/>
                <w:sz w:val="18"/>
                <w:szCs w:val="18"/>
              </w:rPr>
            </w:pPr>
            <w:ins w:id="800" w:author="goskii" w:date="2026-04-17T20:36:09Z">
              <w:r>
                <w:rPr>
                  <w:rFonts w:hint="default"/>
                  <w:sz w:val="18"/>
                  <w:szCs w:val="18"/>
                </w:rPr>
                <w:t>了对其具体过程、功能的描述。</w:t>
              </w:r>
            </w:ins>
          </w:p>
          <w:p w14:paraId="1525DA24">
            <w:pPr>
              <w:keepNext/>
              <w:snapToGrid w:val="0"/>
              <w:spacing w:before="40" w:after="40"/>
              <w:jc w:val="left"/>
              <w:rPr>
                <w:ins w:id="801" w:author="goskii" w:date="2026-04-20T17:39:58Z"/>
                <w:rFonts w:hint="default"/>
                <w:sz w:val="18"/>
                <w:szCs w:val="18"/>
              </w:rPr>
            </w:pPr>
          </w:p>
          <w:p w14:paraId="7ABBA34C">
            <w:pPr>
              <w:keepNext/>
              <w:snapToGrid w:val="0"/>
              <w:spacing w:before="40" w:after="40"/>
              <w:jc w:val="left"/>
              <w:rPr>
                <w:rFonts w:hint="default" w:eastAsia="宋体"/>
                <w:sz w:val="18"/>
                <w:szCs w:val="18"/>
                <w:lang w:val="en-US" w:eastAsia="zh-CN"/>
              </w:rPr>
            </w:pPr>
            <w:ins w:id="802" w:author="goskii" w:date="2026-04-20T17:39:59Z">
              <w:r>
                <w:rPr>
                  <w:rFonts w:hint="eastAsia"/>
                  <w:sz w:val="18"/>
                  <w:szCs w:val="18"/>
                  <w:lang w:val="en-US" w:eastAsia="zh-CN"/>
                </w:rPr>
                <w:t>A</w:t>
              </w:r>
            </w:ins>
            <w:ins w:id="803" w:author="goskii" w:date="2026-04-20T17:40:00Z">
              <w:r>
                <w:rPr>
                  <w:rFonts w:hint="eastAsia"/>
                  <w:sz w:val="18"/>
                  <w:szCs w:val="18"/>
                  <w:lang w:val="en-US" w:eastAsia="zh-CN"/>
                </w:rPr>
                <w:t>：</w:t>
              </w:r>
            </w:ins>
            <w:ins w:id="804" w:author="goskii" w:date="2026-04-20T17:40:02Z">
              <w:r>
                <w:rPr>
                  <w:rFonts w:hint="eastAsia"/>
                  <w:sz w:val="18"/>
                  <w:szCs w:val="18"/>
                  <w:lang w:val="en-US" w:eastAsia="zh-CN"/>
                </w:rPr>
                <w:t>知识流动</w:t>
              </w:r>
            </w:ins>
          </w:p>
        </w:tc>
        <w:tc>
          <w:tcPr>
            <w:tcW w:w="592" w:type="pct"/>
            <w:tcBorders>
              <w:top w:val="nil"/>
              <w:left w:val="nil"/>
              <w:bottom w:val="nil"/>
              <w:right w:val="nil"/>
            </w:tcBorders>
            <w:noWrap w:val="0"/>
            <w:tcMar>
              <w:top w:w="60" w:type="dxa"/>
              <w:left w:w="80" w:type="dxa"/>
              <w:bottom w:w="60" w:type="dxa"/>
              <w:right w:w="80" w:type="dxa"/>
            </w:tcMar>
            <w:vAlign w:val="top"/>
            <w:tcPrChange w:id="805"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5458C5DD">
            <w:pPr>
              <w:keepNext/>
              <w:snapToGrid w:val="0"/>
              <w:spacing w:before="40" w:after="40"/>
              <w:jc w:val="left"/>
            </w:pPr>
            <w:ins w:id="806" w:author="goskii" w:date="2026-04-17T20:37:11Z">
              <w:r>
                <w:rPr>
                  <w:rFonts w:hint="default"/>
                  <w:sz w:val="18"/>
                  <w:szCs w:val="18"/>
                </w:rPr>
                <w:t>《知识流动研究述评》</w:t>
              </w:r>
            </w:ins>
          </w:p>
        </w:tc>
      </w:tr>
      <w:tr w14:paraId="7CA3CBEC">
        <w:tblPrEx>
          <w:tblPrExChange w:id="808" w:author="goskii" w:date="2026-04-19T17:37:19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wAfter w:w="0" w:type="auto"/>
          <w:trHeight w:val="0" w:hRule="atLeast"/>
          <w:jc w:val="center"/>
          <w:ins w:id="807" w:author="goskii" w:date="2026-04-19T14:56:18Z"/>
          <w:trPrChange w:id="808" w:author="goskii" w:date="2026-04-19T17:37:19Z">
            <w:trPr>
              <w:gridBefore w:val="1"/>
              <w:gridAfter w:val="1"/>
              <w:wBefore w:w="70" w:type="dxa"/>
              <w:wAfter w:w="140" w:type="dxa"/>
              <w:trHeight w:val="0" w:hRule="atLeast"/>
              <w:jc w:val="center"/>
            </w:trPr>
          </w:trPrChange>
        </w:trPr>
        <w:tc>
          <w:tcPr>
            <w:tcW w:w="225" w:type="pct"/>
            <w:tcBorders>
              <w:top w:val="nil"/>
              <w:left w:val="nil"/>
              <w:bottom w:val="nil"/>
              <w:right w:val="nil"/>
            </w:tcBorders>
            <w:shd w:val="clear" w:color="auto" w:fill="auto"/>
            <w:noWrap w:val="0"/>
            <w:tcMar>
              <w:top w:w="60" w:type="dxa"/>
              <w:left w:w="80" w:type="dxa"/>
              <w:bottom w:w="60" w:type="dxa"/>
              <w:right w:w="80" w:type="dxa"/>
            </w:tcMar>
            <w:vAlign w:val="top"/>
            <w:tcPrChange w:id="809" w:author="goskii" w:date="2026-04-19T17:37:19Z">
              <w:tcPr>
                <w:tcW w:w="225" w:type="pct"/>
                <w:gridSpan w:val="4"/>
                <w:tcBorders>
                  <w:top w:val="nil"/>
                  <w:left w:val="nil"/>
                  <w:bottom w:val="nil"/>
                  <w:right w:val="nil"/>
                </w:tcBorders>
                <w:noWrap w:val="0"/>
                <w:tcMar>
                  <w:top w:w="60" w:type="dxa"/>
                  <w:left w:w="80" w:type="dxa"/>
                  <w:bottom w:w="60" w:type="dxa"/>
                  <w:right w:w="80" w:type="dxa"/>
                </w:tcMar>
                <w:vAlign w:val="top"/>
              </w:tcPr>
            </w:tcPrChange>
          </w:tcPr>
          <w:p w14:paraId="5E128DDC">
            <w:pPr>
              <w:keepNext/>
              <w:snapToGrid w:val="0"/>
              <w:spacing w:before="40" w:after="40"/>
              <w:jc w:val="center"/>
              <w:rPr>
                <w:ins w:id="810" w:author="goskii" w:date="2026-04-19T14:56:18Z"/>
                <w:rFonts w:ascii="宋体" w:hAnsi="宋体" w:eastAsia="宋体" w:cs="宋体"/>
                <w:b/>
                <w:bCs/>
                <w:i w:val="0"/>
                <w:iCs w:val="0"/>
                <w:sz w:val="18"/>
                <w:szCs w:val="18"/>
              </w:rPr>
            </w:pPr>
          </w:p>
        </w:tc>
        <w:tc>
          <w:tcPr>
            <w:tcW w:w="613" w:type="pct"/>
            <w:tcBorders>
              <w:top w:val="nil"/>
              <w:left w:val="nil"/>
              <w:bottom w:val="nil"/>
              <w:right w:val="nil"/>
            </w:tcBorders>
            <w:shd w:val="clear" w:color="auto" w:fill="auto"/>
            <w:noWrap w:val="0"/>
            <w:tcMar>
              <w:top w:w="60" w:type="dxa"/>
              <w:left w:w="80" w:type="dxa"/>
              <w:bottom w:w="60" w:type="dxa"/>
              <w:right w:w="80" w:type="dxa"/>
            </w:tcMar>
            <w:vAlign w:val="top"/>
            <w:tcPrChange w:id="811" w:author="goskii" w:date="2026-04-19T17:37:19Z">
              <w:tcPr>
                <w:tcW w:w="613" w:type="pct"/>
                <w:gridSpan w:val="2"/>
                <w:tcBorders>
                  <w:top w:val="nil"/>
                  <w:left w:val="nil"/>
                  <w:bottom w:val="nil"/>
                  <w:right w:val="nil"/>
                </w:tcBorders>
                <w:noWrap w:val="0"/>
                <w:tcMar>
                  <w:top w:w="60" w:type="dxa"/>
                  <w:left w:w="80" w:type="dxa"/>
                  <w:bottom w:w="60" w:type="dxa"/>
                  <w:right w:w="80" w:type="dxa"/>
                </w:tcMar>
                <w:vAlign w:val="top"/>
              </w:tcPr>
            </w:tcPrChange>
          </w:tcPr>
          <w:p w14:paraId="7693B7F3">
            <w:pPr>
              <w:keepNext/>
              <w:snapToGrid w:val="0"/>
              <w:spacing w:before="40" w:after="40"/>
              <w:jc w:val="left"/>
              <w:rPr>
                <w:ins w:id="812" w:author="goskii" w:date="2026-04-19T14:56:18Z"/>
                <w:rFonts w:ascii="宋体" w:hAnsi="宋体" w:eastAsia="宋体" w:cs="宋体"/>
                <w:b w:val="0"/>
                <w:bCs w:val="0"/>
                <w:i w:val="0"/>
                <w:iCs w:val="0"/>
                <w:sz w:val="18"/>
                <w:szCs w:val="18"/>
              </w:rPr>
            </w:pPr>
            <w:ins w:id="813" w:author="goskii" w:date="2026-04-19T14:56:19Z">
              <w:r>
                <w:rPr>
                  <w:rFonts w:hint="eastAsia" w:ascii="宋体" w:hAnsi="宋体" w:eastAsia="宋体" w:cs="宋体"/>
                  <w:b w:val="0"/>
                  <w:bCs w:val="0"/>
                  <w:i w:val="0"/>
                  <w:iCs w:val="0"/>
                  <w:sz w:val="18"/>
                  <w:szCs w:val="18"/>
                </w:rPr>
                <w:t>typology</w:t>
              </w:r>
            </w:ins>
          </w:p>
        </w:tc>
        <w:tc>
          <w:tcPr>
            <w:tcW w:w="407" w:type="pct"/>
            <w:tcBorders>
              <w:top w:val="nil"/>
              <w:left w:val="nil"/>
              <w:bottom w:val="nil"/>
              <w:right w:val="nil"/>
            </w:tcBorders>
            <w:shd w:val="clear" w:color="auto" w:fill="auto"/>
            <w:noWrap w:val="0"/>
            <w:tcMar>
              <w:top w:w="60" w:type="dxa"/>
              <w:left w:w="80" w:type="dxa"/>
              <w:bottom w:w="60" w:type="dxa"/>
              <w:right w:w="80" w:type="dxa"/>
            </w:tcMar>
            <w:vAlign w:val="top"/>
            <w:tcPrChange w:id="814" w:author="goskii" w:date="2026-04-19T17:37:19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1A249657">
            <w:pPr>
              <w:keepNext/>
              <w:snapToGrid w:val="0"/>
              <w:spacing w:before="40" w:after="40"/>
              <w:jc w:val="left"/>
              <w:rPr>
                <w:ins w:id="815" w:author="goskii" w:date="2026-04-19T14:56:18Z"/>
                <w:rFonts w:ascii="宋体" w:hAnsi="宋体" w:eastAsia="宋体" w:cs="宋体"/>
                <w:b w:val="0"/>
                <w:bCs w:val="0"/>
                <w:i w:val="0"/>
                <w:iCs w:val="0"/>
                <w:sz w:val="18"/>
                <w:szCs w:val="18"/>
              </w:rPr>
            </w:pPr>
            <w:ins w:id="816" w:author="goskii" w:date="2026-04-19T17:34:28Z">
              <w:r>
                <w:rPr>
                  <w:rFonts w:ascii="宋体" w:hAnsi="宋体" w:eastAsia="宋体" w:cs="宋体"/>
                  <w:b w:val="0"/>
                  <w:bCs w:val="0"/>
                  <w:i w:val="0"/>
                  <w:iCs w:val="0"/>
                  <w:sz w:val="18"/>
                  <w:szCs w:val="18"/>
                </w:rPr>
                <w:t>Abstract &gt; Conceptual</w:t>
              </w:r>
            </w:ins>
          </w:p>
        </w:tc>
        <w:tc>
          <w:tcPr>
            <w:tcW w:w="240" w:type="pct"/>
            <w:tcBorders>
              <w:top w:val="nil"/>
              <w:left w:val="nil"/>
              <w:bottom w:val="nil"/>
              <w:right w:val="nil"/>
            </w:tcBorders>
            <w:shd w:val="clear" w:color="auto" w:fill="auto"/>
            <w:noWrap w:val="0"/>
            <w:tcMar>
              <w:top w:w="60" w:type="dxa"/>
              <w:left w:w="80" w:type="dxa"/>
              <w:bottom w:w="60" w:type="dxa"/>
              <w:right w:w="80" w:type="dxa"/>
            </w:tcMar>
            <w:vAlign w:val="top"/>
            <w:tcPrChange w:id="817" w:author="goskii" w:date="2026-04-19T17:37:19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3B73A0C9">
            <w:pPr>
              <w:keepNext/>
              <w:snapToGrid w:val="0"/>
              <w:spacing w:before="40" w:after="40"/>
              <w:jc w:val="left"/>
              <w:rPr>
                <w:ins w:id="818" w:author="goskii" w:date="2026-04-19T14:56:18Z"/>
                <w:rFonts w:ascii="宋体" w:hAnsi="宋体" w:eastAsia="宋体" w:cs="宋体"/>
                <w:b/>
                <w:bCs/>
                <w:i w:val="0"/>
                <w:iCs w:val="0"/>
                <w:sz w:val="18"/>
                <w:szCs w:val="18"/>
              </w:rPr>
            </w:pPr>
            <w:ins w:id="819" w:author="goskii" w:date="2026-04-19T17:34:46Z">
              <w:r>
                <w:rPr>
                  <w:rFonts w:ascii="宋体" w:hAnsi="宋体" w:eastAsia="宋体" w:cs="宋体"/>
                  <w:b/>
                  <w:bCs/>
                  <w:i w:val="0"/>
                  <w:iCs w:val="0"/>
                  <w:sz w:val="18"/>
                  <w:szCs w:val="18"/>
                </w:rPr>
                <w:t>分类方案</w:t>
              </w:r>
            </w:ins>
          </w:p>
        </w:tc>
        <w:tc>
          <w:tcPr>
            <w:tcW w:w="498" w:type="pct"/>
            <w:tcBorders>
              <w:top w:val="nil"/>
              <w:left w:val="nil"/>
              <w:bottom w:val="nil"/>
              <w:right w:val="nil"/>
            </w:tcBorders>
            <w:shd w:val="clear" w:color="auto" w:fill="auto"/>
            <w:noWrap w:val="0"/>
            <w:tcMar>
              <w:top w:w="60" w:type="dxa"/>
              <w:left w:w="80" w:type="dxa"/>
              <w:bottom w:w="60" w:type="dxa"/>
              <w:right w:w="80" w:type="dxa"/>
            </w:tcMar>
            <w:vAlign w:val="top"/>
            <w:tcPrChange w:id="820" w:author="goskii" w:date="2026-04-19T17:37:19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60100947">
            <w:pPr>
              <w:keepNext/>
              <w:snapToGrid w:val="0"/>
              <w:spacing w:before="40" w:after="40"/>
              <w:jc w:val="left"/>
              <w:rPr>
                <w:ins w:id="821" w:author="goskii" w:date="2026-04-19T14:56:18Z"/>
                <w:rFonts w:hint="eastAsia" w:ascii="宋体" w:hAnsi="宋体" w:eastAsia="宋体" w:cs="宋体"/>
                <w:b w:val="0"/>
                <w:bCs w:val="0"/>
                <w:i w:val="0"/>
                <w:iCs w:val="0"/>
                <w:sz w:val="18"/>
                <w:szCs w:val="18"/>
                <w:lang w:eastAsia="zh-CN"/>
              </w:rPr>
            </w:pPr>
            <w:ins w:id="822" w:author="goskii" w:date="2026-04-19T17:31:07Z">
              <w:r>
                <w:rPr>
                  <w:rFonts w:ascii="宋体" w:hAnsi="宋体" w:eastAsia="宋体" w:cs="宋体"/>
                  <w:b w:val="0"/>
                  <w:bCs w:val="0"/>
                  <w:i w:val="0"/>
                  <w:iCs w:val="0"/>
                  <w:sz w:val="18"/>
                  <w:szCs w:val="18"/>
                </w:rPr>
                <w:t>对某一研究对象划分出若干类型/类别的系统化分类方案</w:t>
              </w:r>
            </w:ins>
            <w:ins w:id="823" w:author="goskii" w:date="2026-04-19T17:32:03Z">
              <w:r>
                <w:rPr>
                  <w:rFonts w:hint="eastAsia" w:cs="宋体"/>
                  <w:b w:val="0"/>
                  <w:bCs w:val="0"/>
                  <w:i w:val="0"/>
                  <w:iCs w:val="0"/>
                  <w:sz w:val="18"/>
                  <w:szCs w:val="18"/>
                  <w:lang w:eastAsia="zh-CN"/>
                </w:rPr>
                <w:t>。</w:t>
              </w:r>
            </w:ins>
          </w:p>
        </w:tc>
        <w:tc>
          <w:tcPr>
            <w:tcW w:w="1239" w:type="pct"/>
            <w:tcBorders>
              <w:top w:val="nil"/>
              <w:left w:val="nil"/>
              <w:bottom w:val="nil"/>
              <w:right w:val="nil"/>
            </w:tcBorders>
            <w:shd w:val="clear" w:color="auto" w:fill="auto"/>
            <w:noWrap w:val="0"/>
            <w:tcMar>
              <w:top w:w="60" w:type="dxa"/>
              <w:left w:w="80" w:type="dxa"/>
              <w:bottom w:w="60" w:type="dxa"/>
              <w:right w:w="80" w:type="dxa"/>
            </w:tcMar>
            <w:vAlign w:val="top"/>
            <w:tcPrChange w:id="824" w:author="goskii" w:date="2026-04-19T17:37:19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2C1A0DDC">
            <w:pPr>
              <w:keepNext/>
              <w:snapToGrid w:val="0"/>
              <w:spacing w:before="40" w:after="40"/>
              <w:jc w:val="left"/>
              <w:rPr>
                <w:ins w:id="825" w:author="goskii" w:date="2026-04-19T17:31:53Z"/>
                <w:rFonts w:ascii="宋体" w:hAnsi="宋体" w:eastAsia="宋体" w:cs="宋体"/>
                <w:b w:val="0"/>
                <w:bCs w:val="0"/>
                <w:i w:val="0"/>
                <w:iCs w:val="0"/>
                <w:sz w:val="18"/>
                <w:szCs w:val="18"/>
              </w:rPr>
            </w:pPr>
            <w:ins w:id="826" w:author="goskii" w:date="2026-04-19T17:31:50Z">
              <w:r>
                <w:rPr>
                  <w:rFonts w:ascii="宋体" w:hAnsi="宋体" w:eastAsia="宋体" w:cs="宋体"/>
                  <w:b w:val="0"/>
                  <w:bCs w:val="0"/>
                  <w:i w:val="0"/>
                  <w:iCs w:val="0"/>
                  <w:sz w:val="18"/>
                  <w:szCs w:val="18"/>
                </w:rPr>
                <w:t>vs framework: typology 只提供分类维度,不提供完整分析视角</w:t>
              </w:r>
            </w:ins>
          </w:p>
          <w:p w14:paraId="312B9628">
            <w:pPr>
              <w:keepNext/>
              <w:snapToGrid w:val="0"/>
              <w:spacing w:before="40" w:after="40"/>
              <w:jc w:val="left"/>
              <w:rPr>
                <w:ins w:id="827" w:author="goskii" w:date="2026-04-19T14:56:18Z"/>
                <w:rFonts w:ascii="宋体" w:hAnsi="宋体" w:eastAsia="宋体" w:cs="宋体"/>
                <w:b w:val="0"/>
                <w:bCs w:val="0"/>
                <w:i w:val="0"/>
                <w:iCs w:val="0"/>
                <w:sz w:val="18"/>
                <w:szCs w:val="18"/>
              </w:rPr>
            </w:pPr>
            <w:ins w:id="828" w:author="goskii" w:date="2026-04-19T17:31:59Z">
              <w:r>
                <w:rPr>
                  <w:rFonts w:ascii="宋体" w:hAnsi="宋体" w:eastAsia="宋体" w:cs="宋体"/>
                  <w:b w:val="0"/>
                  <w:bCs w:val="0"/>
                  <w:i w:val="0"/>
                  <w:iCs w:val="0"/>
                  <w:sz w:val="18"/>
                  <w:szCs w:val="18"/>
                </w:rPr>
                <w:t>比单一概念(concept)更结构化、但比理论/框架更单一维度的抽象构造物。</w:t>
              </w:r>
            </w:ins>
          </w:p>
        </w:tc>
        <w:tc>
          <w:tcPr>
            <w:tcW w:w="1182" w:type="pct"/>
            <w:tcBorders>
              <w:top w:val="nil"/>
              <w:left w:val="nil"/>
              <w:bottom w:val="nil"/>
              <w:right w:val="nil"/>
            </w:tcBorders>
            <w:shd w:val="clear" w:color="auto" w:fill="auto"/>
            <w:noWrap w:val="0"/>
            <w:tcMar>
              <w:top w:w="60" w:type="dxa"/>
              <w:left w:w="80" w:type="dxa"/>
              <w:bottom w:w="60" w:type="dxa"/>
              <w:right w:w="80" w:type="dxa"/>
            </w:tcMar>
            <w:vAlign w:val="top"/>
            <w:tcPrChange w:id="829" w:author="goskii" w:date="2026-04-19T17:37:19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067071D1">
            <w:pPr>
              <w:keepNext/>
              <w:snapToGrid w:val="0"/>
              <w:spacing w:before="40" w:after="40"/>
              <w:jc w:val="left"/>
              <w:rPr>
                <w:ins w:id="830" w:author="goskii" w:date="2026-04-20T17:40:04Z"/>
                <w:rFonts w:hint="default"/>
                <w:sz w:val="18"/>
                <w:szCs w:val="18"/>
              </w:rPr>
            </w:pPr>
            <w:ins w:id="831" w:author="goskii" w:date="2026-04-19T19:33:58Z">
              <w:r>
                <w:rPr>
                  <w:rFonts w:hint="default"/>
                  <w:sz w:val="18"/>
                  <w:szCs w:val="18"/>
                </w:rPr>
                <w:t>目前研究常用的学科分类方案主要包括：JCR、ESI、Scopus 等各大数据库采用的学科分类体系；美国国家教育统计中心研制开发颁布的 CIP 学科专业目录；荷兰莱顿大学科学技术研究中心（CWTS）基于出版物层面定义研究领域的自建分类体系。</w:t>
              </w:r>
            </w:ins>
            <w:ins w:id="832" w:author="goskii" w:date="2026-04-19T19:34:05Z">
              <w:r>
                <w:rPr>
                  <w:rFonts w:hint="default"/>
                  <w:sz w:val="18"/>
                  <w:szCs w:val="18"/>
                </w:rPr>
                <w:t>但是这些人为的学科分类并不完美，如，Web of Science 数据在自然科学中的分类要比在社会科学和人文科学中更加丰富和细化，这会导致社会科学在跨学科的定量分析中被排除在外。实际上，社会科学的跨学科性很常见。</w:t>
              </w:r>
            </w:ins>
          </w:p>
          <w:p w14:paraId="79592997">
            <w:pPr>
              <w:keepNext/>
              <w:snapToGrid w:val="0"/>
              <w:spacing w:before="40" w:after="40"/>
              <w:jc w:val="left"/>
              <w:rPr>
                <w:ins w:id="833" w:author="goskii" w:date="2026-04-20T17:40:04Z"/>
                <w:rFonts w:hint="default"/>
                <w:sz w:val="18"/>
                <w:szCs w:val="18"/>
              </w:rPr>
            </w:pPr>
          </w:p>
          <w:p w14:paraId="5007685C">
            <w:pPr>
              <w:keepNext/>
              <w:snapToGrid w:val="0"/>
              <w:spacing w:before="40" w:after="40"/>
              <w:jc w:val="left"/>
              <w:rPr>
                <w:ins w:id="834" w:author="goskii" w:date="2026-04-19T14:56:18Z"/>
                <w:rFonts w:hint="default" w:eastAsia="宋体"/>
                <w:sz w:val="18"/>
                <w:szCs w:val="18"/>
                <w:lang w:val="en-US" w:eastAsia="zh-CN"/>
              </w:rPr>
            </w:pPr>
            <w:ins w:id="835" w:author="goskii" w:date="2026-04-20T17:40:05Z">
              <w:r>
                <w:rPr>
                  <w:rFonts w:hint="eastAsia"/>
                  <w:sz w:val="18"/>
                  <w:szCs w:val="18"/>
                  <w:lang w:val="en-US" w:eastAsia="zh-CN"/>
                </w:rPr>
                <w:t>A</w:t>
              </w:r>
            </w:ins>
            <w:ins w:id="836" w:author="goskii" w:date="2026-04-20T17:40:06Z">
              <w:r>
                <w:rPr>
                  <w:rFonts w:hint="eastAsia"/>
                  <w:sz w:val="18"/>
                  <w:szCs w:val="18"/>
                  <w:lang w:val="en-US" w:eastAsia="zh-CN"/>
                </w:rPr>
                <w:t>：</w:t>
              </w:r>
            </w:ins>
            <w:ins w:id="837" w:author="goskii" w:date="2026-04-20T17:40:14Z">
              <w:r>
                <w:rPr>
                  <w:rFonts w:hint="eastAsia"/>
                  <w:sz w:val="18"/>
                  <w:szCs w:val="18"/>
                  <w:lang w:val="en-US" w:eastAsia="zh-CN"/>
                </w:rPr>
                <w:t>学科分类</w:t>
              </w:r>
            </w:ins>
            <w:ins w:id="838" w:author="goskii" w:date="2026-04-20T17:40:15Z">
              <w:r>
                <w:rPr>
                  <w:rFonts w:hint="eastAsia"/>
                  <w:sz w:val="18"/>
                  <w:szCs w:val="18"/>
                  <w:lang w:val="en-US" w:eastAsia="zh-CN"/>
                </w:rPr>
                <w:t>方案</w:t>
              </w:r>
            </w:ins>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Change w:id="839" w:author="goskii" w:date="2026-04-19T17:37:19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391610DE">
            <w:pPr>
              <w:keepNext/>
              <w:snapToGrid w:val="0"/>
              <w:spacing w:before="40" w:after="40"/>
              <w:jc w:val="left"/>
              <w:rPr>
                <w:ins w:id="840" w:author="goskii" w:date="2026-04-19T14:56:18Z"/>
                <w:rFonts w:hint="default"/>
                <w:sz w:val="18"/>
                <w:szCs w:val="18"/>
              </w:rPr>
            </w:pPr>
            <w:ins w:id="841" w:author="goskii" w:date="2026-04-19T19:34:16Z">
              <w:r>
                <w:rPr>
                  <w:rFonts w:hint="default"/>
                  <w:sz w:val="18"/>
                  <w:szCs w:val="18"/>
                </w:rPr>
                <w:t>《学科交叉评价研究进展综述》</w:t>
              </w:r>
            </w:ins>
          </w:p>
        </w:tc>
      </w:tr>
      <w:tr w14:paraId="250C6DEC">
        <w:tblPrEx>
          <w:tblPrExChange w:id="842"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842"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843"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13A239CB">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Change w:id="844"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08ACADD1">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Change w:id="845"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12344547">
            <w:pPr>
              <w:keepNext/>
              <w:snapToGrid w:val="0"/>
              <w:spacing w:before="40" w:after="40"/>
              <w:jc w:val="left"/>
            </w:pPr>
            <w:r>
              <w:rPr>
                <w:rFonts w:ascii="宋体" w:hAnsi="宋体" w:eastAsia="宋体" w:cs="宋体"/>
                <w:b w:val="0"/>
                <w:bCs w:val="0"/>
                <w:i w:val="0"/>
                <w:iCs w:val="0"/>
                <w:sz w:val="18"/>
                <w:szCs w:val="18"/>
              </w:rPr>
              <w:t>Abstract &gt; Conceptual</w:t>
            </w:r>
          </w:p>
        </w:tc>
        <w:tc>
          <w:tcPr>
            <w:tcW w:w="240" w:type="pct"/>
            <w:tcBorders>
              <w:top w:val="nil"/>
              <w:left w:val="nil"/>
              <w:bottom w:val="nil"/>
              <w:right w:val="nil"/>
            </w:tcBorders>
            <w:noWrap w:val="0"/>
            <w:tcMar>
              <w:top w:w="60" w:type="dxa"/>
              <w:left w:w="80" w:type="dxa"/>
              <w:bottom w:w="60" w:type="dxa"/>
              <w:right w:w="80" w:type="dxa"/>
            </w:tcMar>
            <w:vAlign w:val="top"/>
            <w:tcPrChange w:id="846"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638A6867">
            <w:pPr>
              <w:keepNext/>
              <w:snapToGrid w:val="0"/>
              <w:spacing w:before="40" w:after="40"/>
              <w:jc w:val="left"/>
            </w:pPr>
            <w:r>
              <w:rPr>
                <w:rFonts w:ascii="宋体" w:hAnsi="宋体" w:eastAsia="宋体" w:cs="宋体"/>
                <w:b/>
                <w:bCs/>
                <w:i w:val="0"/>
                <w:iCs w:val="0"/>
                <w:sz w:val="18"/>
                <w:szCs w:val="18"/>
              </w:rPr>
              <w:t>其他概念层实体</w:t>
            </w:r>
          </w:p>
        </w:tc>
        <w:tc>
          <w:tcPr>
            <w:tcW w:w="498" w:type="pct"/>
            <w:tcBorders>
              <w:top w:val="nil"/>
              <w:left w:val="nil"/>
              <w:bottom w:val="nil"/>
              <w:right w:val="nil"/>
            </w:tcBorders>
            <w:noWrap w:val="0"/>
            <w:tcMar>
              <w:top w:w="60" w:type="dxa"/>
              <w:left w:w="80" w:type="dxa"/>
              <w:bottom w:w="60" w:type="dxa"/>
              <w:right w:w="80" w:type="dxa"/>
            </w:tcMar>
            <w:vAlign w:val="top"/>
            <w:tcPrChange w:id="847"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0926522E">
            <w:pPr>
              <w:keepNext/>
              <w:snapToGrid w:val="0"/>
              <w:spacing w:before="40" w:after="40"/>
              <w:jc w:val="left"/>
            </w:pPr>
            <w:r>
              <w:rPr>
                <w:rFonts w:ascii="宋体" w:hAnsi="宋体" w:eastAsia="宋体" w:cs="宋体"/>
                <w:b w:val="0"/>
                <w:bCs w:val="0"/>
                <w:i w:val="0"/>
                <w:iCs w:val="0"/>
                <w:sz w:val="18"/>
                <w:szCs w:val="18"/>
              </w:rPr>
              <w:t>当抽象概念无法归入 concept 或 definition 时使用，如某类特殊的学术命名约定或分类框架中的细小单元。</w:t>
            </w:r>
          </w:p>
        </w:tc>
        <w:tc>
          <w:tcPr>
            <w:tcW w:w="1239" w:type="pct"/>
            <w:tcBorders>
              <w:top w:val="nil"/>
              <w:left w:val="nil"/>
              <w:bottom w:val="nil"/>
              <w:right w:val="nil"/>
            </w:tcBorders>
            <w:noWrap w:val="0"/>
            <w:tcMar>
              <w:top w:w="60" w:type="dxa"/>
              <w:left w:w="80" w:type="dxa"/>
              <w:bottom w:w="60" w:type="dxa"/>
              <w:right w:w="80" w:type="dxa"/>
            </w:tcMar>
            <w:vAlign w:val="top"/>
            <w:tcPrChange w:id="848"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2EC9C4C6">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Change w:id="849"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3C8D2CBB">
            <w:pPr>
              <w:keepNext/>
              <w:snapToGrid w:val="0"/>
              <w:spacing w:before="40" w:after="40"/>
              <w:jc w:val="left"/>
            </w:pPr>
            <w:del w:id="850" w:author="goskii" w:date="2026-04-20T17:25:21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Change w:id="851"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3959D4FC">
            <w:pPr>
              <w:keepNext/>
              <w:snapToGrid w:val="0"/>
              <w:spacing w:before="40" w:after="40"/>
              <w:jc w:val="left"/>
            </w:pPr>
            <w:r>
              <w:rPr>
                <w:rFonts w:ascii="宋体" w:hAnsi="宋体" w:eastAsia="宋体" w:cs="宋体"/>
                <w:b w:val="0"/>
                <w:bCs w:val="0"/>
                <w:i w:val="0"/>
                <w:iCs w:val="0"/>
                <w:sz w:val="18"/>
                <w:szCs w:val="18"/>
              </w:rPr>
              <w:t>—</w:t>
            </w:r>
          </w:p>
        </w:tc>
      </w:tr>
      <w:tr w14:paraId="6DD82589">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1AEB69D5">
            <w:pPr>
              <w:keepNext/>
              <w:snapToGrid w:val="0"/>
              <w:spacing w:before="40" w:after="40"/>
              <w:jc w:val="left"/>
            </w:pPr>
            <w:r>
              <w:rPr>
                <w:rFonts w:ascii="宋体" w:hAnsi="宋体" w:eastAsia="宋体" w:cs="宋体"/>
                <w:b/>
                <w:bCs/>
                <w:i w:val="0"/>
                <w:iCs w:val="0"/>
                <w:sz w:val="20"/>
                <w:szCs w:val="20"/>
              </w:rPr>
              <w:t>3.2 KnowledgeClaim（知识主张层）— 对世界的系统性陈述，按解释力和形式化程度区分</w:t>
            </w:r>
          </w:p>
        </w:tc>
      </w:tr>
      <w:tr w14:paraId="5397B2FE">
        <w:tblPrEx>
          <w:tblPrExChange w:id="853"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del w:id="852" w:author="池林" w:date="2026-09-24T17:11:38Z"/>
          <w:trPrChange w:id="853"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854"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02A4448D">
            <w:pPr>
              <w:keepNext/>
              <w:snapToGrid w:val="0"/>
              <w:spacing w:before="40" w:after="40"/>
              <w:jc w:val="center"/>
              <w:rPr>
                <w:del w:id="855" w:author="池林" w:date="2026-09-24T17:11:38Z"/>
              </w:rPr>
            </w:pPr>
            <w:del w:id="856" w:author="池林" w:date="2026-09-24T17:11:38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Change w:id="857"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292D2227">
            <w:pPr>
              <w:keepNext/>
              <w:snapToGrid w:val="0"/>
              <w:spacing w:before="40" w:after="40"/>
              <w:jc w:val="left"/>
              <w:rPr>
                <w:del w:id="858" w:author="池林" w:date="2026-09-24T17:11:38Z"/>
              </w:rPr>
            </w:pPr>
            <w:del w:id="859" w:author="池林" w:date="2026-09-24T17:11:38Z">
              <w:r>
                <w:rPr>
                  <w:rFonts w:ascii="宋体" w:hAnsi="宋体" w:eastAsia="宋体" w:cs="宋体"/>
                  <w:b w:val="0"/>
                  <w:bCs w:val="0"/>
                  <w:i w:val="0"/>
                  <w:iCs w:val="0"/>
                  <w:sz w:val="18"/>
                  <w:szCs w:val="18"/>
                </w:rPr>
                <w:delText>theory</w:delText>
              </w:r>
            </w:del>
          </w:p>
        </w:tc>
        <w:tc>
          <w:tcPr>
            <w:tcW w:w="407" w:type="pct"/>
            <w:tcBorders>
              <w:top w:val="nil"/>
              <w:left w:val="nil"/>
              <w:bottom w:val="nil"/>
              <w:right w:val="nil"/>
            </w:tcBorders>
            <w:noWrap w:val="0"/>
            <w:tcMar>
              <w:top w:w="60" w:type="dxa"/>
              <w:left w:w="80" w:type="dxa"/>
              <w:bottom w:w="60" w:type="dxa"/>
              <w:right w:w="80" w:type="dxa"/>
            </w:tcMar>
            <w:vAlign w:val="top"/>
            <w:tcPrChange w:id="860"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4B555309">
            <w:pPr>
              <w:keepNext/>
              <w:snapToGrid w:val="0"/>
              <w:spacing w:before="40" w:after="40"/>
              <w:jc w:val="left"/>
              <w:rPr>
                <w:del w:id="861" w:author="池林" w:date="2026-09-24T17:11:38Z"/>
              </w:rPr>
            </w:pPr>
            <w:del w:id="862" w:author="池林" w:date="2026-09-24T17:11:38Z">
              <w:r>
                <w:rPr>
                  <w:rFonts w:ascii="宋体" w:hAnsi="宋体" w:eastAsia="宋体" w:cs="宋体"/>
                  <w:b w:val="0"/>
                  <w:bCs w:val="0"/>
                  <w:i w:val="0"/>
                  <w:iCs w:val="0"/>
                  <w:sz w:val="18"/>
                  <w:szCs w:val="18"/>
                </w:rPr>
                <w:delText>Abstract &gt; KnowledgeClaim</w:delText>
              </w:r>
            </w:del>
          </w:p>
        </w:tc>
        <w:tc>
          <w:tcPr>
            <w:tcW w:w="240" w:type="pct"/>
            <w:tcBorders>
              <w:top w:val="nil"/>
              <w:left w:val="nil"/>
              <w:bottom w:val="nil"/>
              <w:right w:val="nil"/>
            </w:tcBorders>
            <w:noWrap w:val="0"/>
            <w:tcMar>
              <w:top w:w="60" w:type="dxa"/>
              <w:left w:w="80" w:type="dxa"/>
              <w:bottom w:w="60" w:type="dxa"/>
              <w:right w:w="80" w:type="dxa"/>
            </w:tcMar>
            <w:vAlign w:val="top"/>
            <w:tcPrChange w:id="863"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719B3C83">
            <w:pPr>
              <w:keepNext/>
              <w:snapToGrid w:val="0"/>
              <w:spacing w:before="40" w:after="40"/>
              <w:jc w:val="left"/>
              <w:rPr>
                <w:del w:id="864" w:author="池林" w:date="2026-09-24T17:11:38Z"/>
              </w:rPr>
            </w:pPr>
            <w:del w:id="865" w:author="池林" w:date="2026-09-24T17:11:38Z">
              <w:r>
                <w:rPr>
                  <w:rFonts w:ascii="宋体" w:hAnsi="宋体" w:eastAsia="宋体" w:cs="宋体"/>
                  <w:b/>
                  <w:bCs/>
                  <w:i w:val="0"/>
                  <w:iCs w:val="0"/>
                  <w:sz w:val="18"/>
                  <w:szCs w:val="18"/>
                </w:rPr>
                <w:delText>理论</w:delText>
              </w:r>
            </w:del>
          </w:p>
        </w:tc>
        <w:tc>
          <w:tcPr>
            <w:tcW w:w="498" w:type="pct"/>
            <w:tcBorders>
              <w:top w:val="nil"/>
              <w:left w:val="nil"/>
              <w:bottom w:val="nil"/>
              <w:right w:val="nil"/>
            </w:tcBorders>
            <w:noWrap w:val="0"/>
            <w:tcMar>
              <w:top w:w="60" w:type="dxa"/>
              <w:left w:w="80" w:type="dxa"/>
              <w:bottom w:w="60" w:type="dxa"/>
              <w:right w:w="80" w:type="dxa"/>
            </w:tcMar>
            <w:vAlign w:val="top"/>
            <w:tcPrChange w:id="866"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1E67F177">
            <w:pPr>
              <w:keepNext/>
              <w:snapToGrid w:val="0"/>
              <w:spacing w:before="40" w:after="40"/>
              <w:jc w:val="left"/>
              <w:rPr>
                <w:del w:id="867" w:author="池林" w:date="2026-09-24T17:11:38Z"/>
              </w:rPr>
            </w:pPr>
            <w:del w:id="868" w:author="池林" w:date="2026-09-24T17:11:38Z">
              <w:r>
                <w:rPr>
                  <w:rFonts w:ascii="宋体" w:hAnsi="宋体" w:eastAsia="宋体" w:cs="宋体"/>
                  <w:b w:val="0"/>
                  <w:bCs w:val="0"/>
                  <w:i w:val="0"/>
                  <w:iCs w:val="0"/>
                  <w:sz w:val="18"/>
                  <w:szCs w:val="18"/>
                </w:rPr>
                <w:delText>有因果主张的系统性命题集合，核心功能是解释『为什么 X 会导致 Y』，包含一组相互关联的命题和可检验的因果关系，如弱连接理论、使用与满足理论。</w:delText>
              </w:r>
            </w:del>
          </w:p>
        </w:tc>
        <w:tc>
          <w:tcPr>
            <w:tcW w:w="1239" w:type="pct"/>
            <w:tcBorders>
              <w:top w:val="nil"/>
              <w:left w:val="nil"/>
              <w:bottom w:val="nil"/>
              <w:right w:val="nil"/>
            </w:tcBorders>
            <w:noWrap w:val="0"/>
            <w:tcMar>
              <w:top w:w="60" w:type="dxa"/>
              <w:left w:w="80" w:type="dxa"/>
              <w:bottom w:w="60" w:type="dxa"/>
              <w:right w:w="80" w:type="dxa"/>
            </w:tcMar>
            <w:vAlign w:val="top"/>
            <w:tcPrChange w:id="869"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4DF1AF07">
            <w:pPr>
              <w:keepNext/>
              <w:snapToGrid w:val="0"/>
              <w:spacing w:before="40" w:after="40"/>
              <w:jc w:val="left"/>
              <w:rPr>
                <w:del w:id="870" w:author="池林" w:date="2026-09-24T17:11:38Z"/>
              </w:rPr>
            </w:pPr>
            <w:del w:id="871" w:author="池林" w:date="2026-09-24T17:11:38Z">
              <w:r>
                <w:rPr>
                  <w:rFonts w:ascii="宋体" w:hAnsi="宋体" w:eastAsia="宋体" w:cs="宋体"/>
                  <w:b w:val="0"/>
                  <w:bCs w:val="0"/>
                  <w:i w:val="0"/>
                  <w:iCs w:val="0"/>
                  <w:sz w:val="18"/>
                  <w:szCs w:val="18"/>
                </w:rPr>
                <w:delText>vs model：theory 解释因果（为什么），model 描述结构（如何运作）。vs framework：theory 有因果主张，framework 是分析视角无因果主张。vs hypothesis：theory 是系统性命题集合，hypothesis 是单一待检验命题。</w:delText>
              </w:r>
            </w:del>
          </w:p>
        </w:tc>
        <w:tc>
          <w:tcPr>
            <w:tcW w:w="1182" w:type="pct"/>
            <w:tcBorders>
              <w:top w:val="nil"/>
              <w:left w:val="nil"/>
              <w:bottom w:val="nil"/>
              <w:right w:val="nil"/>
            </w:tcBorders>
            <w:noWrap w:val="0"/>
            <w:tcMar>
              <w:top w:w="60" w:type="dxa"/>
              <w:left w:w="80" w:type="dxa"/>
              <w:bottom w:w="60" w:type="dxa"/>
              <w:right w:w="80" w:type="dxa"/>
            </w:tcMar>
            <w:vAlign w:val="top"/>
            <w:tcPrChange w:id="872"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1EB3F5E2">
            <w:pPr>
              <w:keepNext/>
              <w:snapToGrid w:val="0"/>
              <w:spacing w:before="40" w:after="40"/>
              <w:jc w:val="left"/>
              <w:rPr>
                <w:ins w:id="873" w:author="goskii" w:date="2026-04-20T17:40:18Z"/>
                <w:del w:id="874" w:author="池林" w:date="2026-09-24T17:11:38Z"/>
                <w:rFonts w:hint="default"/>
                <w:sz w:val="18"/>
                <w:szCs w:val="18"/>
              </w:rPr>
            </w:pPr>
            <w:ins w:id="875" w:author="goskii" w:date="2026-04-17T20:39:28Z">
              <w:del w:id="876" w:author="池林" w:date="2026-09-24T17:11:38Z">
                <w:r>
                  <w:rPr>
                    <w:rFonts w:hint="default"/>
                    <w:sz w:val="18"/>
                    <w:szCs w:val="18"/>
                  </w:rPr>
                  <w:delText>而且，已有研究并没有深入探讨学习迁移的基础理论，并以此为基础对该问题进行分析。实际上 Ausubel基于学习者认知结构的</w:delText>
                </w:r>
              </w:del>
            </w:ins>
            <w:ins w:id="877" w:author="goskii" w:date="2026-04-17T20:39:28Z">
              <w:del w:id="878" w:author="池林" w:date="2026-09-24T17:11:38Z">
                <w:r>
                  <w:rPr>
                    <w:rFonts w:hint="default"/>
                    <w:sz w:val="18"/>
                    <w:szCs w:val="18"/>
                    <w:highlight w:val="yellow"/>
                  </w:rPr>
                  <w:delText>学习迁移理论</w:delText>
                </w:r>
              </w:del>
            </w:ins>
            <w:ins w:id="879" w:author="goskii" w:date="2026-04-17T20:39:28Z">
              <w:del w:id="880" w:author="池林" w:date="2026-09-24T17:11:38Z">
                <w:r>
                  <w:rPr>
                    <w:rFonts w:hint="default"/>
                    <w:sz w:val="18"/>
                    <w:szCs w:val="18"/>
                  </w:rPr>
                  <w:delText>与这些研究问题非常契合。</w:delText>
                </w:r>
              </w:del>
            </w:ins>
          </w:p>
          <w:p w14:paraId="5E3C1065">
            <w:pPr>
              <w:keepNext/>
              <w:snapToGrid w:val="0"/>
              <w:spacing w:before="40" w:after="40"/>
              <w:jc w:val="left"/>
              <w:rPr>
                <w:ins w:id="881" w:author="goskii" w:date="2026-04-20T17:40:18Z"/>
                <w:del w:id="882" w:author="池林" w:date="2026-09-24T17:11:38Z"/>
                <w:rFonts w:hint="default"/>
                <w:sz w:val="18"/>
                <w:szCs w:val="18"/>
              </w:rPr>
            </w:pPr>
          </w:p>
          <w:p w14:paraId="0AD43895">
            <w:pPr>
              <w:keepNext/>
              <w:snapToGrid w:val="0"/>
              <w:spacing w:before="40" w:after="40"/>
              <w:jc w:val="left"/>
              <w:rPr>
                <w:del w:id="883" w:author="池林" w:date="2026-09-24T17:11:38Z"/>
                <w:rFonts w:hint="default" w:eastAsia="宋体"/>
                <w:sz w:val="18"/>
                <w:szCs w:val="18"/>
                <w:lang w:val="en-US" w:eastAsia="zh-CN"/>
              </w:rPr>
            </w:pPr>
            <w:ins w:id="884" w:author="goskii" w:date="2026-04-20T17:40:19Z">
              <w:del w:id="885" w:author="池林" w:date="2026-09-24T17:11:38Z">
                <w:r>
                  <w:rPr>
                    <w:rFonts w:hint="eastAsia"/>
                    <w:sz w:val="18"/>
                    <w:szCs w:val="18"/>
                    <w:lang w:val="en-US" w:eastAsia="zh-CN"/>
                  </w:rPr>
                  <w:delText>A：</w:delText>
                </w:r>
              </w:del>
            </w:ins>
            <w:ins w:id="886" w:author="goskii" w:date="2026-04-20T17:40:22Z">
              <w:del w:id="887" w:author="池林" w:date="2026-09-24T17:11:38Z">
                <w:r>
                  <w:rPr>
                    <w:rFonts w:hint="eastAsia"/>
                    <w:sz w:val="18"/>
                    <w:szCs w:val="18"/>
                    <w:lang w:val="en-US" w:eastAsia="zh-CN"/>
                  </w:rPr>
                  <w:delText>学习迁移</w:delText>
                </w:r>
              </w:del>
            </w:ins>
            <w:ins w:id="888" w:author="goskii" w:date="2026-04-20T17:40:23Z">
              <w:del w:id="889" w:author="池林" w:date="2026-09-24T17:11:38Z">
                <w:r>
                  <w:rPr>
                    <w:rFonts w:hint="eastAsia"/>
                    <w:sz w:val="18"/>
                    <w:szCs w:val="18"/>
                    <w:lang w:val="en-US" w:eastAsia="zh-CN"/>
                  </w:rPr>
                  <w:delText>理论</w:delText>
                </w:r>
              </w:del>
            </w:ins>
          </w:p>
        </w:tc>
        <w:tc>
          <w:tcPr>
            <w:tcW w:w="592" w:type="pct"/>
            <w:tcBorders>
              <w:top w:val="nil"/>
              <w:left w:val="nil"/>
              <w:bottom w:val="nil"/>
              <w:right w:val="nil"/>
            </w:tcBorders>
            <w:noWrap w:val="0"/>
            <w:tcMar>
              <w:top w:w="60" w:type="dxa"/>
              <w:left w:w="80" w:type="dxa"/>
              <w:bottom w:w="60" w:type="dxa"/>
              <w:right w:w="80" w:type="dxa"/>
            </w:tcMar>
            <w:vAlign w:val="top"/>
            <w:tcPrChange w:id="890"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522DE5E1">
            <w:pPr>
              <w:keepNext/>
              <w:snapToGrid w:val="0"/>
              <w:spacing w:before="40" w:after="40"/>
              <w:jc w:val="left"/>
              <w:rPr>
                <w:del w:id="891" w:author="池林" w:date="2026-09-24T17:11:38Z"/>
              </w:rPr>
            </w:pPr>
            <w:ins w:id="892" w:author="goskii" w:date="2026-04-17T20:40:07Z">
              <w:del w:id="893" w:author="池林" w:date="2026-09-24T17:11:38Z">
                <w:r>
                  <w:rPr>
                    <w:rFonts w:hint="default"/>
                    <w:sz w:val="18"/>
                    <w:szCs w:val="18"/>
                  </w:rPr>
                  <w:delText>《国外信息检索系统用户心智模型研究述评与展望》</w:delText>
                </w:r>
              </w:del>
            </w:ins>
          </w:p>
        </w:tc>
      </w:tr>
      <w:tr w14:paraId="754B118C">
        <w:tblPrEx>
          <w:tblPrExChange w:id="894"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894"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895"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77B59C40">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896"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1C970137">
            <w:pPr>
              <w:keepNext/>
              <w:snapToGrid w:val="0"/>
              <w:spacing w:before="40" w:after="40"/>
              <w:jc w:val="left"/>
              <w:rPr>
                <w:ins w:id="897" w:author="池林" w:date="2026-09-24T17:11:18Z"/>
                <w:rFonts w:ascii="宋体" w:hAnsi="宋体" w:eastAsia="宋体" w:cs="宋体"/>
                <w:b w:val="0"/>
                <w:bCs w:val="0"/>
                <w:i w:val="0"/>
                <w:iCs w:val="0"/>
                <w:sz w:val="18"/>
                <w:szCs w:val="18"/>
              </w:rPr>
            </w:pPr>
            <w:ins w:id="898" w:author="池林" w:date="2026-09-24T17:11:18Z">
              <w:r>
                <w:rPr>
                  <w:rFonts w:ascii="宋体" w:hAnsi="宋体" w:eastAsia="宋体" w:cs="宋体"/>
                  <w:b w:val="0"/>
                  <w:bCs w:val="0"/>
                  <w:i w:val="0"/>
                  <w:iCs w:val="0"/>
                  <w:sz w:val="18"/>
                  <w:szCs w:val="18"/>
                  <w:lang w:val="en-US" w:eastAsia="zh-CN"/>
                </w:rPr>
                <w:t>theoretical_construct</w:t>
              </w:r>
            </w:ins>
          </w:p>
          <w:p w14:paraId="63AD437B">
            <w:pPr>
              <w:keepNext/>
              <w:snapToGrid w:val="0"/>
              <w:spacing w:before="40" w:after="40"/>
              <w:jc w:val="left"/>
            </w:pPr>
            <w:del w:id="899" w:author="池林" w:date="2026-09-24T17:11:18Z">
              <w:r>
                <w:rPr>
                  <w:rFonts w:ascii="宋体" w:hAnsi="宋体" w:eastAsia="宋体" w:cs="宋体"/>
                  <w:b w:val="0"/>
                  <w:bCs w:val="0"/>
                  <w:i w:val="0"/>
                  <w:iCs w:val="0"/>
                  <w:sz w:val="18"/>
                  <w:szCs w:val="18"/>
                </w:rPr>
                <w:delText>model</w:delText>
              </w:r>
            </w:del>
          </w:p>
        </w:tc>
        <w:tc>
          <w:tcPr>
            <w:tcW w:w="407" w:type="pct"/>
            <w:tcBorders>
              <w:top w:val="nil"/>
              <w:left w:val="nil"/>
              <w:bottom w:val="nil"/>
              <w:right w:val="nil"/>
            </w:tcBorders>
            <w:noWrap w:val="0"/>
            <w:tcMar>
              <w:top w:w="60" w:type="dxa"/>
              <w:left w:w="80" w:type="dxa"/>
              <w:bottom w:w="60" w:type="dxa"/>
              <w:right w:w="80" w:type="dxa"/>
            </w:tcMar>
            <w:vAlign w:val="top"/>
            <w:tcPrChange w:id="900"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5BDB6854">
            <w:pPr>
              <w:keepNext/>
              <w:snapToGrid w:val="0"/>
              <w:spacing w:before="40" w:after="40"/>
              <w:jc w:val="left"/>
            </w:pPr>
            <w:r>
              <w:rPr>
                <w:rFonts w:ascii="宋体" w:hAnsi="宋体" w:eastAsia="宋体" w:cs="宋体"/>
                <w:b w:val="0"/>
                <w:bCs w:val="0"/>
                <w:i w:val="0"/>
                <w:iCs w:val="0"/>
                <w:sz w:val="18"/>
                <w:szCs w:val="18"/>
              </w:rPr>
              <w:t>Abstract &gt; KnowledgeClaim</w:t>
            </w:r>
          </w:p>
        </w:tc>
        <w:tc>
          <w:tcPr>
            <w:tcW w:w="240" w:type="pct"/>
            <w:tcBorders>
              <w:top w:val="nil"/>
              <w:left w:val="nil"/>
              <w:bottom w:val="nil"/>
              <w:right w:val="nil"/>
            </w:tcBorders>
            <w:noWrap w:val="0"/>
            <w:tcMar>
              <w:top w:w="60" w:type="dxa"/>
              <w:left w:w="80" w:type="dxa"/>
              <w:bottom w:w="60" w:type="dxa"/>
              <w:right w:w="80" w:type="dxa"/>
            </w:tcMar>
            <w:vAlign w:val="top"/>
            <w:tcPrChange w:id="901"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62C92DD3">
            <w:pPr>
              <w:keepNext/>
              <w:snapToGrid w:val="0"/>
              <w:spacing w:before="40" w:after="40"/>
              <w:jc w:val="left"/>
            </w:pPr>
            <w:ins w:id="902" w:author="池林" w:date="2026-09-24T17:11:34Z">
              <w:r>
                <w:rPr>
                  <w:rFonts w:hint="eastAsia" w:cs="宋体"/>
                  <w:b/>
                  <w:bCs/>
                  <w:i w:val="0"/>
                  <w:iCs w:val="0"/>
                  <w:sz w:val="18"/>
                  <w:szCs w:val="18"/>
                  <w:lang w:val="en-US" w:eastAsia="zh-CN"/>
                </w:rPr>
                <w:t>理论构造</w:t>
              </w:r>
            </w:ins>
            <w:del w:id="903" w:author="池林" w:date="2026-09-24T17:11:30Z">
              <w:r>
                <w:rPr>
                  <w:rFonts w:ascii="宋体" w:hAnsi="宋体" w:eastAsia="宋体" w:cs="宋体"/>
                  <w:b/>
                  <w:bCs/>
                  <w:i w:val="0"/>
                  <w:iCs w:val="0"/>
                  <w:sz w:val="18"/>
                  <w:szCs w:val="18"/>
                </w:rPr>
                <w:delText>模型</w:delText>
              </w:r>
            </w:del>
          </w:p>
        </w:tc>
        <w:tc>
          <w:tcPr>
            <w:tcW w:w="498" w:type="pct"/>
            <w:tcBorders>
              <w:top w:val="nil"/>
              <w:left w:val="nil"/>
              <w:bottom w:val="nil"/>
              <w:right w:val="nil"/>
            </w:tcBorders>
            <w:noWrap w:val="0"/>
            <w:tcMar>
              <w:top w:w="60" w:type="dxa"/>
              <w:left w:w="80" w:type="dxa"/>
              <w:bottom w:w="60" w:type="dxa"/>
              <w:right w:w="80" w:type="dxa"/>
            </w:tcMar>
            <w:vAlign w:val="top"/>
            <w:tcPrChange w:id="904"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4AB702BD">
            <w:pPr>
              <w:keepNext/>
              <w:snapToGrid w:val="0"/>
              <w:spacing w:before="40" w:after="40"/>
              <w:jc w:val="left"/>
              <w:rPr>
                <w:ins w:id="905" w:author="池林" w:date="2026-09-24T17:11:56Z"/>
                <w:rFonts w:ascii="宋体" w:hAnsi="宋体" w:eastAsia="宋体" w:cs="宋体"/>
                <w:b w:val="0"/>
                <w:bCs w:val="0"/>
                <w:i w:val="0"/>
                <w:iCs w:val="0"/>
                <w:sz w:val="18"/>
                <w:szCs w:val="18"/>
              </w:rPr>
            </w:pPr>
            <w:ins w:id="906" w:author="池林" w:date="2026-09-24T17:11:56Z">
              <w:r>
                <w:rPr>
                  <w:rFonts w:ascii="宋体" w:hAnsi="宋体" w:eastAsia="宋体" w:cs="宋体"/>
                  <w:b w:val="0"/>
                  <w:bCs w:val="0"/>
                  <w:i w:val="0"/>
                  <w:iCs w:val="0"/>
                  <w:sz w:val="18"/>
                  <w:szCs w:val="18"/>
                  <w:lang w:val="en-US" w:eastAsia="zh-CN"/>
                </w:rPr>
                <w:t>由相互关联的概念、命题、要素或变量及其关系组成，用于解释现象、表征对象结构或运行机制、组织研究分析的结构化知识构造，包括理论、概念模型和分析框架。</w:t>
              </w:r>
            </w:ins>
          </w:p>
          <w:p w14:paraId="1B6FF20E">
            <w:pPr>
              <w:keepNext/>
              <w:snapToGrid w:val="0"/>
              <w:spacing w:before="40" w:after="40"/>
              <w:jc w:val="left"/>
            </w:pPr>
            <w:del w:id="907" w:author="池林" w:date="2026-09-24T17:11:56Z">
              <w:r>
                <w:rPr>
                  <w:rFonts w:ascii="宋体" w:hAnsi="宋体" w:eastAsia="宋体" w:cs="宋体"/>
                  <w:b w:val="0"/>
                  <w:bCs w:val="0"/>
                  <w:i w:val="0"/>
                  <w:iCs w:val="0"/>
                  <w:sz w:val="18"/>
                  <w:szCs w:val="18"/>
                </w:rPr>
                <w:delText>有明确组件、变量和关系结构的描述性构造，核心功能是描述『X 由哪些部分构成、如何运作』，通常有图示可视化呈现，如 Wilson 信息行为模型、TAM 模型。</w:delText>
              </w:r>
            </w:del>
          </w:p>
        </w:tc>
        <w:tc>
          <w:tcPr>
            <w:tcW w:w="1239" w:type="pct"/>
            <w:tcBorders>
              <w:top w:val="nil"/>
              <w:left w:val="nil"/>
              <w:bottom w:val="nil"/>
              <w:right w:val="nil"/>
            </w:tcBorders>
            <w:noWrap w:val="0"/>
            <w:tcMar>
              <w:top w:w="60" w:type="dxa"/>
              <w:left w:w="80" w:type="dxa"/>
              <w:bottom w:w="60" w:type="dxa"/>
              <w:right w:w="80" w:type="dxa"/>
            </w:tcMar>
            <w:vAlign w:val="top"/>
            <w:tcPrChange w:id="908"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648A68D2">
            <w:pPr>
              <w:keepNext/>
              <w:snapToGrid w:val="0"/>
              <w:spacing w:before="40" w:after="40"/>
              <w:jc w:val="left"/>
              <w:rPr>
                <w:ins w:id="909" w:author="池林" w:date="2026-09-24T17:12:08Z"/>
                <w:rFonts w:ascii="宋体" w:hAnsi="宋体" w:eastAsia="宋体" w:cs="宋体"/>
                <w:b w:val="0"/>
                <w:bCs w:val="0"/>
                <w:i w:val="0"/>
                <w:iCs w:val="0"/>
                <w:sz w:val="18"/>
                <w:szCs w:val="18"/>
              </w:rPr>
            </w:pPr>
            <w:ins w:id="910" w:author="池林" w:date="2026-09-24T17:12:08Z">
              <w:r>
                <w:rPr>
                  <w:rFonts w:ascii="宋体" w:hAnsi="宋体" w:eastAsia="宋体" w:cs="宋体"/>
                  <w:b w:val="0"/>
                  <w:bCs w:val="0"/>
                  <w:i w:val="0"/>
                  <w:iCs w:val="0"/>
                  <w:sz w:val="18"/>
                  <w:szCs w:val="18"/>
                  <w:lang w:val="en-US" w:eastAsia="zh-CN"/>
                </w:rPr>
                <w:t>文本将其作为具有一定内部结构的解释或分析工具，通常讨论其核心概念、组成要素、关系设定、解释能力、适用范围或分析价值。名称可能含“理论”“模型”“框架”，但不以名称作为唯一依据，也不要求具有因果主张或图示。</w:t>
              </w:r>
            </w:ins>
          </w:p>
          <w:p w14:paraId="143C3BF1">
            <w:pPr>
              <w:keepNext/>
              <w:snapToGrid w:val="0"/>
              <w:spacing w:before="40" w:after="40"/>
              <w:jc w:val="left"/>
            </w:pPr>
            <w:del w:id="911" w:author="池林" w:date="2026-09-24T17:12:08Z">
              <w:bookmarkStart w:id="0" w:name="_GoBack"/>
              <w:bookmarkEnd w:id="0"/>
              <w:r>
                <w:rPr>
                  <w:rFonts w:ascii="宋体" w:hAnsi="宋体" w:eastAsia="宋体" w:cs="宋体"/>
                  <w:b w:val="0"/>
                  <w:bCs w:val="0"/>
                  <w:i w:val="0"/>
                  <w:iCs w:val="0"/>
                  <w:sz w:val="18"/>
                  <w:szCs w:val="18"/>
                </w:rPr>
                <w:delText>vs theory：model 描述结构（如何运作），theory 解释因果（为什么）。判断标准：文本中明确列出组件/变量并描述其关系，且通常配有图示，则标 model。</w:delText>
              </w:r>
            </w:del>
          </w:p>
        </w:tc>
        <w:tc>
          <w:tcPr>
            <w:tcW w:w="1182" w:type="pct"/>
            <w:tcBorders>
              <w:top w:val="nil"/>
              <w:left w:val="nil"/>
              <w:bottom w:val="nil"/>
              <w:right w:val="nil"/>
            </w:tcBorders>
            <w:noWrap w:val="0"/>
            <w:tcMar>
              <w:top w:w="60" w:type="dxa"/>
              <w:left w:w="80" w:type="dxa"/>
              <w:bottom w:w="60" w:type="dxa"/>
              <w:right w:w="80" w:type="dxa"/>
            </w:tcMar>
            <w:vAlign w:val="top"/>
            <w:tcPrChange w:id="912"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46F69C27">
            <w:pPr>
              <w:keepNext/>
              <w:snapToGrid w:val="0"/>
              <w:spacing w:before="40" w:after="40"/>
              <w:jc w:val="left"/>
              <w:rPr>
                <w:ins w:id="913" w:author="goskii" w:date="2026-04-20T17:40:25Z"/>
                <w:rFonts w:hint="default"/>
                <w:sz w:val="18"/>
                <w:szCs w:val="18"/>
              </w:rPr>
            </w:pPr>
            <w:ins w:id="914" w:author="goskii" w:date="2026-04-17T20:55:55Z">
              <w:r>
                <w:rPr>
                  <w:rFonts w:hint="default"/>
                  <w:sz w:val="18"/>
                  <w:szCs w:val="18"/>
                  <w:highlight w:val="yellow"/>
                </w:rPr>
                <w:t>研究对象套件模型</w:t>
              </w:r>
            </w:ins>
            <w:ins w:id="915" w:author="goskii" w:date="2026-04-17T20:55:55Z">
              <w:r>
                <w:rPr>
                  <w:rFonts w:hint="default"/>
                  <w:sz w:val="18"/>
                  <w:szCs w:val="18"/>
                </w:rPr>
                <w:t>则针对研究型论文中所包含的研究方法、实验过程与科学数据进行了关联，既表征了科学实验的过程，也为科学数据提供了较为清晰的属性及背景信息。</w:t>
              </w:r>
            </w:ins>
          </w:p>
          <w:p w14:paraId="250CEE09">
            <w:pPr>
              <w:keepNext/>
              <w:snapToGrid w:val="0"/>
              <w:spacing w:before="40" w:after="40"/>
              <w:jc w:val="left"/>
              <w:rPr>
                <w:ins w:id="916" w:author="goskii" w:date="2026-04-20T17:40:25Z"/>
                <w:rFonts w:hint="default"/>
                <w:sz w:val="18"/>
                <w:szCs w:val="18"/>
              </w:rPr>
            </w:pPr>
          </w:p>
          <w:p w14:paraId="1B67B9D0">
            <w:pPr>
              <w:keepNext/>
              <w:snapToGrid w:val="0"/>
              <w:spacing w:before="40" w:after="40"/>
              <w:jc w:val="left"/>
              <w:rPr>
                <w:rFonts w:hint="default" w:eastAsia="宋体"/>
                <w:sz w:val="18"/>
                <w:szCs w:val="18"/>
                <w:lang w:val="en-US" w:eastAsia="zh-CN"/>
              </w:rPr>
            </w:pPr>
            <w:ins w:id="917" w:author="goskii" w:date="2026-04-20T17:40:26Z">
              <w:r>
                <w:rPr>
                  <w:rFonts w:hint="eastAsia"/>
                  <w:sz w:val="18"/>
                  <w:szCs w:val="18"/>
                  <w:lang w:val="en-US" w:eastAsia="zh-CN"/>
                </w:rPr>
                <w:t>A</w:t>
              </w:r>
            </w:ins>
            <w:ins w:id="918" w:author="goskii" w:date="2026-04-20T17:40:27Z">
              <w:r>
                <w:rPr>
                  <w:rFonts w:hint="eastAsia"/>
                  <w:sz w:val="18"/>
                  <w:szCs w:val="18"/>
                  <w:lang w:val="en-US" w:eastAsia="zh-CN"/>
                </w:rPr>
                <w:t>：</w:t>
              </w:r>
            </w:ins>
            <w:ins w:id="919" w:author="goskii" w:date="2026-04-20T17:40:30Z">
              <w:r>
                <w:rPr>
                  <w:rFonts w:hint="eastAsia"/>
                  <w:sz w:val="18"/>
                  <w:szCs w:val="18"/>
                  <w:lang w:val="en-US" w:eastAsia="zh-CN"/>
                </w:rPr>
                <w:t>研究对象</w:t>
              </w:r>
            </w:ins>
            <w:ins w:id="920" w:author="goskii" w:date="2026-04-20T17:40:32Z">
              <w:r>
                <w:rPr>
                  <w:rFonts w:hint="eastAsia"/>
                  <w:sz w:val="18"/>
                  <w:szCs w:val="18"/>
                  <w:lang w:val="en-US" w:eastAsia="zh-CN"/>
                </w:rPr>
                <w:t>套件</w:t>
              </w:r>
            </w:ins>
            <w:ins w:id="921" w:author="goskii" w:date="2026-04-20T17:40:33Z">
              <w:r>
                <w:rPr>
                  <w:rFonts w:hint="eastAsia"/>
                  <w:sz w:val="18"/>
                  <w:szCs w:val="18"/>
                  <w:lang w:val="en-US" w:eastAsia="zh-CN"/>
                </w:rPr>
                <w:t>模型</w:t>
              </w:r>
            </w:ins>
          </w:p>
        </w:tc>
        <w:tc>
          <w:tcPr>
            <w:tcW w:w="592" w:type="pct"/>
            <w:tcBorders>
              <w:top w:val="nil"/>
              <w:left w:val="nil"/>
              <w:bottom w:val="nil"/>
              <w:right w:val="nil"/>
            </w:tcBorders>
            <w:noWrap w:val="0"/>
            <w:tcMar>
              <w:top w:w="60" w:type="dxa"/>
              <w:left w:w="80" w:type="dxa"/>
              <w:bottom w:w="60" w:type="dxa"/>
              <w:right w:w="80" w:type="dxa"/>
            </w:tcMar>
            <w:vAlign w:val="top"/>
            <w:tcPrChange w:id="922"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6EAA2F00">
            <w:pPr>
              <w:keepNext/>
              <w:snapToGrid w:val="0"/>
              <w:spacing w:before="40" w:after="40"/>
              <w:jc w:val="left"/>
            </w:pPr>
            <w:ins w:id="923" w:author="goskii" w:date="2026-04-17T20:56:18Z">
              <w:r>
                <w:rPr>
                  <w:rFonts w:ascii="宋体" w:hAnsi="宋体" w:eastAsia="宋体" w:cs="宋体"/>
                  <w:sz w:val="18"/>
                  <w:szCs w:val="18"/>
                </w:rPr>
                <w:t>《科学论文语义增强的研究进展与趋势研判》</w:t>
              </w:r>
            </w:ins>
          </w:p>
        </w:tc>
      </w:tr>
      <w:tr w14:paraId="6F55C901">
        <w:tblPrEx>
          <w:tblPrExChange w:id="925"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del w:id="924" w:author="池林" w:date="2026-09-24T17:11:43Z"/>
          <w:trPrChange w:id="925"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926"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53BA0F80">
            <w:pPr>
              <w:keepNext/>
              <w:snapToGrid w:val="0"/>
              <w:spacing w:before="40" w:after="40"/>
              <w:jc w:val="center"/>
              <w:rPr>
                <w:del w:id="927" w:author="池林" w:date="2026-09-24T17:11:43Z"/>
              </w:rPr>
            </w:pPr>
            <w:del w:id="928" w:author="池林" w:date="2026-09-24T17:11:43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Change w:id="929"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6959F4DE">
            <w:pPr>
              <w:keepNext/>
              <w:snapToGrid w:val="0"/>
              <w:spacing w:before="40" w:after="40"/>
              <w:jc w:val="left"/>
              <w:rPr>
                <w:del w:id="930" w:author="池林" w:date="2026-09-24T17:11:43Z"/>
              </w:rPr>
            </w:pPr>
            <w:del w:id="931" w:author="池林" w:date="2026-09-24T17:11:43Z">
              <w:r>
                <w:rPr>
                  <w:rFonts w:ascii="宋体" w:hAnsi="宋体" w:eastAsia="宋体" w:cs="宋体"/>
                  <w:b w:val="0"/>
                  <w:bCs w:val="0"/>
                  <w:i w:val="0"/>
                  <w:iCs w:val="0"/>
                  <w:sz w:val="18"/>
                  <w:szCs w:val="18"/>
                </w:rPr>
                <w:delText>framework</w:delText>
              </w:r>
            </w:del>
          </w:p>
        </w:tc>
        <w:tc>
          <w:tcPr>
            <w:tcW w:w="407" w:type="pct"/>
            <w:tcBorders>
              <w:top w:val="nil"/>
              <w:left w:val="nil"/>
              <w:bottom w:val="nil"/>
              <w:right w:val="nil"/>
            </w:tcBorders>
            <w:noWrap w:val="0"/>
            <w:tcMar>
              <w:top w:w="60" w:type="dxa"/>
              <w:left w:w="80" w:type="dxa"/>
              <w:bottom w:w="60" w:type="dxa"/>
              <w:right w:w="80" w:type="dxa"/>
            </w:tcMar>
            <w:vAlign w:val="top"/>
            <w:tcPrChange w:id="932"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18DFF59D">
            <w:pPr>
              <w:keepNext/>
              <w:snapToGrid w:val="0"/>
              <w:spacing w:before="40" w:after="40"/>
              <w:jc w:val="left"/>
              <w:rPr>
                <w:del w:id="933" w:author="池林" w:date="2026-09-24T17:11:43Z"/>
              </w:rPr>
            </w:pPr>
            <w:del w:id="934" w:author="池林" w:date="2026-09-24T17:11:43Z">
              <w:r>
                <w:rPr>
                  <w:rFonts w:ascii="宋体" w:hAnsi="宋体" w:eastAsia="宋体" w:cs="宋体"/>
                  <w:b w:val="0"/>
                  <w:bCs w:val="0"/>
                  <w:i w:val="0"/>
                  <w:iCs w:val="0"/>
                  <w:sz w:val="18"/>
                  <w:szCs w:val="18"/>
                </w:rPr>
                <w:delText>Abstract &gt; KnowledgeClaim</w:delText>
              </w:r>
            </w:del>
          </w:p>
        </w:tc>
        <w:tc>
          <w:tcPr>
            <w:tcW w:w="240" w:type="pct"/>
            <w:tcBorders>
              <w:top w:val="nil"/>
              <w:left w:val="nil"/>
              <w:bottom w:val="nil"/>
              <w:right w:val="nil"/>
            </w:tcBorders>
            <w:noWrap w:val="0"/>
            <w:tcMar>
              <w:top w:w="60" w:type="dxa"/>
              <w:left w:w="80" w:type="dxa"/>
              <w:bottom w:w="60" w:type="dxa"/>
              <w:right w:w="80" w:type="dxa"/>
            </w:tcMar>
            <w:vAlign w:val="top"/>
            <w:tcPrChange w:id="935"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050DB048">
            <w:pPr>
              <w:keepNext/>
              <w:snapToGrid w:val="0"/>
              <w:spacing w:before="40" w:after="40"/>
              <w:jc w:val="left"/>
              <w:rPr>
                <w:del w:id="936" w:author="池林" w:date="2026-09-24T17:11:43Z"/>
              </w:rPr>
            </w:pPr>
            <w:del w:id="937" w:author="池林" w:date="2026-09-24T17:11:43Z">
              <w:r>
                <w:rPr>
                  <w:rFonts w:ascii="宋体" w:hAnsi="宋体" w:eastAsia="宋体" w:cs="宋体"/>
                  <w:b/>
                  <w:bCs/>
                  <w:i w:val="0"/>
                  <w:iCs w:val="0"/>
                  <w:sz w:val="18"/>
                  <w:szCs w:val="18"/>
                </w:rPr>
                <w:delText>框架</w:delText>
              </w:r>
            </w:del>
          </w:p>
        </w:tc>
        <w:tc>
          <w:tcPr>
            <w:tcW w:w="498" w:type="pct"/>
            <w:tcBorders>
              <w:top w:val="nil"/>
              <w:left w:val="nil"/>
              <w:bottom w:val="nil"/>
              <w:right w:val="nil"/>
            </w:tcBorders>
            <w:noWrap w:val="0"/>
            <w:tcMar>
              <w:top w:w="60" w:type="dxa"/>
              <w:left w:w="80" w:type="dxa"/>
              <w:bottom w:w="60" w:type="dxa"/>
              <w:right w:w="80" w:type="dxa"/>
            </w:tcMar>
            <w:vAlign w:val="top"/>
            <w:tcPrChange w:id="938"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2DFDD4B6">
            <w:pPr>
              <w:keepNext/>
              <w:snapToGrid w:val="0"/>
              <w:spacing w:before="40" w:after="40"/>
              <w:jc w:val="left"/>
              <w:rPr>
                <w:del w:id="939" w:author="池林" w:date="2026-09-24T17:11:43Z"/>
              </w:rPr>
            </w:pPr>
            <w:del w:id="940" w:author="池林" w:date="2026-09-24T17:11:43Z">
              <w:r>
                <w:rPr>
                  <w:rFonts w:ascii="宋体" w:hAnsi="宋体" w:eastAsia="宋体" w:cs="宋体"/>
                  <w:b w:val="0"/>
                  <w:bCs w:val="0"/>
                  <w:i w:val="0"/>
                  <w:iCs w:val="0"/>
                  <w:sz w:val="18"/>
                  <w:szCs w:val="18"/>
                </w:rPr>
                <w:delText>操作性分析结构，提供『如何系统分析 X』的视角，无因果主张，不解释现象的原因，而是提供分析问题的组织方式，如 FRBR 框架、SWOT 框架。</w:delText>
              </w:r>
            </w:del>
          </w:p>
        </w:tc>
        <w:tc>
          <w:tcPr>
            <w:tcW w:w="1239" w:type="pct"/>
            <w:tcBorders>
              <w:top w:val="nil"/>
              <w:left w:val="nil"/>
              <w:bottom w:val="nil"/>
              <w:right w:val="nil"/>
            </w:tcBorders>
            <w:noWrap w:val="0"/>
            <w:tcMar>
              <w:top w:w="60" w:type="dxa"/>
              <w:left w:w="80" w:type="dxa"/>
              <w:bottom w:w="60" w:type="dxa"/>
              <w:right w:w="80" w:type="dxa"/>
            </w:tcMar>
            <w:vAlign w:val="top"/>
            <w:tcPrChange w:id="941"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432E8D2E">
            <w:pPr>
              <w:keepNext/>
              <w:snapToGrid w:val="0"/>
              <w:spacing w:before="40" w:after="40"/>
              <w:jc w:val="left"/>
              <w:rPr>
                <w:del w:id="942" w:author="池林" w:date="2026-09-24T17:11:43Z"/>
              </w:rPr>
            </w:pPr>
            <w:del w:id="943" w:author="池林" w:date="2026-09-24T17:11:43Z">
              <w:r>
                <w:rPr>
                  <w:rFonts w:ascii="宋体" w:hAnsi="宋体" w:eastAsia="宋体" w:cs="宋体"/>
                  <w:b w:val="0"/>
                  <w:bCs w:val="0"/>
                  <w:i w:val="0"/>
                  <w:iCs w:val="0"/>
                  <w:sz w:val="18"/>
                  <w:szCs w:val="18"/>
                </w:rPr>
                <w:delText>vs theory：framework 无因果主张，theory 有因果解释。vs model：framework 是分析视角，model 是描述运作机制的结构。判断标准：文本强调该构造用于『分析』或『评估』而非解释原因，则标 framework。</w:delText>
              </w:r>
            </w:del>
          </w:p>
        </w:tc>
        <w:tc>
          <w:tcPr>
            <w:tcW w:w="1182" w:type="pct"/>
            <w:tcBorders>
              <w:top w:val="nil"/>
              <w:left w:val="nil"/>
              <w:bottom w:val="nil"/>
              <w:right w:val="nil"/>
            </w:tcBorders>
            <w:noWrap w:val="0"/>
            <w:tcMar>
              <w:top w:w="60" w:type="dxa"/>
              <w:left w:w="80" w:type="dxa"/>
              <w:bottom w:w="60" w:type="dxa"/>
              <w:right w:w="80" w:type="dxa"/>
            </w:tcMar>
            <w:vAlign w:val="top"/>
            <w:tcPrChange w:id="944"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274D5042">
            <w:pPr>
              <w:keepNext/>
              <w:numPr>
                <w:ilvl w:val="0"/>
                <w:numId w:val="1"/>
                <w:ins w:id="946" w:author="goskii" w:date="2026-04-20T17:40:36Z"/>
              </w:numPr>
              <w:snapToGrid w:val="0"/>
              <w:spacing w:before="40" w:after="40"/>
              <w:jc w:val="left"/>
              <w:rPr>
                <w:ins w:id="947" w:author="goskii" w:date="2026-04-20T17:41:01Z"/>
                <w:del w:id="948" w:author="池林" w:date="2026-09-24T17:11:43Z"/>
                <w:rFonts w:hint="default" w:ascii="SSJ0 + ZEPJDO-3" w:hAnsi="SSJ0 + ZEPJDO-3" w:eastAsia="SSJ0 + ZEPJDO-3" w:cs="SSJ0 + ZEPJDO-3"/>
                <w:b w:val="0"/>
                <w:bCs w:val="0"/>
                <w:color w:val="000000"/>
                <w:sz w:val="19"/>
                <w:szCs w:val="19"/>
              </w:rPr>
              <w:pPrChange w:id="945" w:author="goskii" w:date="2026-04-20T17:40:36Z">
                <w:pPr>
                  <w:keepNext/>
                  <w:snapToGrid w:val="0"/>
                  <w:spacing w:before="40" w:after="40"/>
                  <w:jc w:val="left"/>
                </w:pPr>
              </w:pPrChange>
            </w:pPr>
            <w:ins w:id="949" w:author="goskii" w:date="2026-04-17T20:52:15Z">
              <w:del w:id="950" w:author="池林" w:date="2026-09-24T17:11:43Z">
                <w:r>
                  <w:rPr>
                    <w:rFonts w:ascii="宋体" w:hAnsi="宋体" w:eastAsia="宋体" w:cs="宋体"/>
                    <w:b w:val="0"/>
                    <w:bCs w:val="0"/>
                    <w:color w:val="auto"/>
                    <w:sz w:val="18"/>
                    <w:szCs w:val="18"/>
                  </w:rPr>
                  <w:delText xml:space="preserve">Teufel </w:delText>
                </w:r>
              </w:del>
            </w:ins>
            <w:ins w:id="951" w:author="goskii" w:date="2026-04-17T20:52:15Z">
              <w:del w:id="952" w:author="池林" w:date="2026-09-24T17:11:43Z">
                <w:r>
                  <w:rPr>
                    <w:rFonts w:hint="default" w:ascii="宋体" w:hAnsi="宋体" w:eastAsia="宋体" w:cs="宋体"/>
                    <w:b w:val="0"/>
                    <w:bCs w:val="0"/>
                    <w:color w:val="auto"/>
                    <w:sz w:val="18"/>
                    <w:szCs w:val="18"/>
                  </w:rPr>
                  <w:delText xml:space="preserve">对这一理论进行了拓展，将引用功能及作 者的情感倾向与文本修辞功能进行结合，提出了更细粒度的框架 </w:delText>
                </w:r>
              </w:del>
            </w:ins>
            <w:ins w:id="953" w:author="goskii" w:date="2026-04-17T20:52:15Z">
              <w:del w:id="954" w:author="池林" w:date="2026-09-24T17:11:43Z">
                <w:r>
                  <w:rPr>
                    <w:rFonts w:hint="default" w:ascii="宋体" w:hAnsi="宋体" w:eastAsia="宋体" w:cs="宋体"/>
                    <w:b w:val="0"/>
                    <w:bCs w:val="0"/>
                    <w:color w:val="auto"/>
                    <w:sz w:val="18"/>
                    <w:szCs w:val="18"/>
                    <w:highlight w:val="yellow"/>
                  </w:rPr>
                  <w:delText>Argument Zoning II</w:delText>
                </w:r>
              </w:del>
            </w:ins>
            <w:ins w:id="955" w:author="goskii" w:date="2026-04-17T20:52:15Z">
              <w:del w:id="956" w:author="池林" w:date="2026-09-24T17:11:43Z">
                <w:r>
                  <w:rPr>
                    <w:rFonts w:ascii="宋体" w:hAnsi="宋体" w:eastAsia="宋体" w:cs="宋体"/>
                    <w:b w:val="0"/>
                    <w:bCs w:val="0"/>
                    <w:color w:val="auto"/>
                    <w:sz w:val="18"/>
                    <w:szCs w:val="18"/>
                  </w:rPr>
                  <w:delText>。</w:delText>
                </w:r>
              </w:del>
            </w:ins>
            <w:ins w:id="957" w:author="goskii" w:date="2026-04-17T20:52:15Z">
              <w:del w:id="958" w:author="池林" w:date="2026-09-24T17:11:43Z">
                <w:r>
                  <w:rPr>
                    <w:rFonts w:hint="default" w:ascii="宋体" w:hAnsi="宋体" w:eastAsia="宋体" w:cs="宋体"/>
                    <w:b w:val="0"/>
                    <w:bCs w:val="0"/>
                    <w:color w:val="auto"/>
                    <w:sz w:val="18"/>
                    <w:szCs w:val="18"/>
                  </w:rPr>
                  <w:delText xml:space="preserve">该框架定义了 14 种不同的修辞组件，新增加类型包括对比(CoDI) </w:delText>
                </w:r>
              </w:del>
            </w:ins>
            <w:ins w:id="959" w:author="goskii" w:date="2026-04-17T20:52:15Z">
              <w:del w:id="960" w:author="池林" w:date="2026-09-24T17:11:43Z">
                <w:r>
                  <w:rPr>
                    <w:rFonts w:ascii="宋体" w:hAnsi="宋体" w:eastAsia="宋体" w:cs="宋体"/>
                    <w:b w:val="0"/>
                    <w:bCs w:val="0"/>
                    <w:color w:val="auto"/>
                    <w:sz w:val="18"/>
                    <w:szCs w:val="18"/>
                  </w:rPr>
                  <w:delText>、</w:delText>
                </w:r>
              </w:del>
            </w:ins>
            <w:ins w:id="961" w:author="goskii" w:date="2026-04-17T20:52:15Z">
              <w:del w:id="962" w:author="池林" w:date="2026-09-24T17:11:43Z">
                <w:r>
                  <w:rPr>
                    <w:rFonts w:hint="default" w:ascii="宋体" w:hAnsi="宋体" w:eastAsia="宋体" w:cs="宋体"/>
                    <w:b w:val="0"/>
                    <w:bCs w:val="0"/>
                    <w:color w:val="auto"/>
                    <w:sz w:val="18"/>
                    <w:szCs w:val="18"/>
                  </w:rPr>
                  <w:delText>指出缺陷、观点相悖、支持、使用等，尤其注重对不同观点的比较，更加适合科学论文的特点</w:delText>
                </w:r>
              </w:del>
            </w:ins>
            <w:ins w:id="963" w:author="goskii" w:date="2026-04-17T20:52:45Z">
              <w:del w:id="964" w:author="池林" w:date="2026-09-24T17:11:43Z">
                <w:r>
                  <w:rPr>
                    <w:rFonts w:hint="eastAsia" w:cs="宋体"/>
                    <w:b w:val="0"/>
                    <w:bCs w:val="0"/>
                    <w:sz w:val="18"/>
                    <w:szCs w:val="18"/>
                    <w:lang w:eastAsia="zh-CN"/>
                  </w:rPr>
                  <w:delText>。</w:delText>
                </w:r>
              </w:del>
            </w:ins>
            <w:ins w:id="965" w:author="goskii" w:date="2026-04-17T20:53:19Z">
              <w:del w:id="966" w:author="池林" w:date="2026-09-24T17:11:43Z">
                <w:r>
                  <w:rPr>
                    <w:rFonts w:hint="eastAsia" w:cs="宋体"/>
                    <w:b w:val="0"/>
                    <w:bCs w:val="0"/>
                    <w:sz w:val="18"/>
                    <w:szCs w:val="18"/>
                    <w:lang w:val="en-US" w:eastAsia="zh-CN"/>
                  </w:rPr>
                  <w:delText>..</w:delText>
                </w:r>
              </w:del>
            </w:ins>
            <w:ins w:id="967" w:author="goskii" w:date="2026-04-17T20:53:20Z">
              <w:del w:id="968" w:author="池林" w:date="2026-09-24T17:11:43Z">
                <w:r>
                  <w:rPr>
                    <w:rFonts w:hint="eastAsia" w:cs="宋体"/>
                    <w:b w:val="0"/>
                    <w:bCs w:val="0"/>
                    <w:sz w:val="18"/>
                    <w:szCs w:val="18"/>
                    <w:lang w:val="en-US" w:eastAsia="zh-CN"/>
                  </w:rPr>
                  <w:delText>...</w:delText>
                </w:r>
              </w:del>
            </w:ins>
            <w:ins w:id="969" w:author="goskii" w:date="2026-04-17T20:53:21Z">
              <w:del w:id="970" w:author="池林" w:date="2026-09-24T17:11:43Z">
                <w:r>
                  <w:rPr>
                    <w:rFonts w:hint="eastAsia" w:cs="宋体"/>
                    <w:b w:val="0"/>
                    <w:bCs w:val="0"/>
                    <w:sz w:val="18"/>
                    <w:szCs w:val="18"/>
                    <w:lang w:val="en-US" w:eastAsia="zh-CN"/>
                  </w:rPr>
                  <w:delText>.</w:delText>
                </w:r>
              </w:del>
            </w:ins>
            <w:ins w:id="971" w:author="goskii" w:date="2026-04-17T20:52:15Z">
              <w:del w:id="972" w:author="池林" w:date="2026-09-24T17:11:43Z">
                <w:r>
                  <w:rPr>
                    <w:rFonts w:hint="default" w:ascii="宋体" w:hAnsi="宋体" w:eastAsia="宋体" w:cs="宋体"/>
                    <w:b w:val="0"/>
                    <w:bCs w:val="0"/>
                    <w:color w:val="auto"/>
                    <w:sz w:val="18"/>
                    <w:szCs w:val="18"/>
                  </w:rPr>
                  <w:delText>这些研究都较为清晰地定义了论证组件及其语义特征， 但囿于论证关系定义的欠缺，在表征科学论文论证结 构方面还存在不足</w:delText>
                </w:r>
              </w:del>
            </w:ins>
            <w:ins w:id="973" w:author="goskii" w:date="2026-04-17T20:52:15Z">
              <w:del w:id="974" w:author="池林" w:date="2026-09-24T17:11:43Z">
                <w:r>
                  <w:rPr>
                    <w:rFonts w:hint="default" w:ascii="SSJ0 + ZEPJDO-3" w:hAnsi="SSJ0 + ZEPJDO-3" w:eastAsia="SSJ0 + ZEPJDO-3" w:cs="SSJ0 + ZEPJDO-3"/>
                    <w:b w:val="0"/>
                    <w:bCs w:val="0"/>
                    <w:color w:val="000000"/>
                    <w:sz w:val="19"/>
                    <w:szCs w:val="19"/>
                  </w:rPr>
                  <w:delText>。</w:delText>
                </w:r>
              </w:del>
            </w:ins>
          </w:p>
          <w:p w14:paraId="1C11AA95">
            <w:pPr>
              <w:keepNext/>
              <w:numPr>
                <w:ilvl w:val="-1"/>
                <w:numId w:val="0"/>
              </w:numPr>
              <w:snapToGrid w:val="0"/>
              <w:spacing w:before="40" w:after="40"/>
              <w:jc w:val="left"/>
              <w:rPr>
                <w:ins w:id="976" w:author="goskii" w:date="2026-04-20T17:40:36Z"/>
                <w:del w:id="977" w:author="池林" w:date="2026-09-24T17:11:43Z"/>
                <w:rFonts w:hint="default" w:ascii="SSJ0 + ZEPJDO-3" w:hAnsi="SSJ0 + ZEPJDO-3" w:eastAsia="SSJ0 + ZEPJDO-3" w:cs="SSJ0 + ZEPJDO-3"/>
                <w:b w:val="0"/>
                <w:bCs w:val="0"/>
                <w:color w:val="000000"/>
                <w:sz w:val="19"/>
                <w:szCs w:val="19"/>
              </w:rPr>
              <w:pPrChange w:id="975" w:author="goskii" w:date="2026-04-20T17:41:02Z">
                <w:pPr>
                  <w:keepNext/>
                  <w:snapToGrid w:val="0"/>
                  <w:spacing w:before="40" w:after="40"/>
                  <w:jc w:val="left"/>
                </w:pPr>
              </w:pPrChange>
            </w:pPr>
          </w:p>
          <w:p w14:paraId="2E79A163">
            <w:pPr>
              <w:rPr>
                <w:ins w:id="978" w:author="goskii" w:date="2026-04-20T17:40:49Z"/>
                <w:del w:id="979" w:author="池林" w:date="2026-09-24T17:11:43Z"/>
              </w:rPr>
            </w:pPr>
            <w:ins w:id="980" w:author="goskii" w:date="2026-04-20T17:40:37Z">
              <w:del w:id="981" w:author="池林" w:date="2026-09-24T17:11:43Z">
                <w:r>
                  <w:rPr>
                    <w:rFonts w:hint="eastAsia" w:ascii="SSJ0 + ZEPJDO-3" w:hAnsi="SSJ0 + ZEPJDO-3" w:cs="SSJ0 + ZEPJDO-3"/>
                    <w:b w:val="0"/>
                    <w:bCs w:val="0"/>
                    <w:color w:val="000000"/>
                    <w:sz w:val="19"/>
                    <w:szCs w:val="19"/>
                    <w:lang w:val="en-US" w:eastAsia="zh-CN"/>
                  </w:rPr>
                  <w:delText>A</w:delText>
                </w:r>
              </w:del>
            </w:ins>
            <w:ins w:id="982" w:author="goskii" w:date="2026-04-20T17:40:40Z">
              <w:del w:id="983" w:author="池林" w:date="2026-09-24T17:11:43Z">
                <w:r>
                  <w:rPr>
                    <w:rFonts w:hint="eastAsia" w:ascii="SSJ0 + ZEPJDO-3" w:hAnsi="SSJ0 + ZEPJDO-3" w:cs="SSJ0 + ZEPJDO-3"/>
                    <w:b w:val="0"/>
                    <w:bCs w:val="0"/>
                    <w:color w:val="000000"/>
                    <w:sz w:val="19"/>
                    <w:szCs w:val="19"/>
                    <w:lang w:val="en-US" w:eastAsia="zh-CN"/>
                  </w:rPr>
                  <w:delText>：</w:delText>
                </w:r>
              </w:del>
            </w:ins>
            <w:ins w:id="984" w:author="goskii" w:date="2026-04-20T17:40:59Z">
              <w:del w:id="985" w:author="池林" w:date="2026-09-24T17:11:43Z">
                <w:r>
                  <w:rPr>
                    <w:rFonts w:hint="eastAsia" w:ascii="SSJ0 + ZEPJDO-3" w:hAnsi="SSJ0 + ZEPJDO-3" w:cs="SSJ0 + ZEPJDO-3"/>
                    <w:b w:val="0"/>
                    <w:bCs w:val="0"/>
                    <w:color w:val="000000"/>
                    <w:sz w:val="19"/>
                    <w:szCs w:val="19"/>
                    <w:lang w:val="en-US" w:eastAsia="zh-CN"/>
                  </w:rPr>
                  <w:delText>Argument Zoning II</w:delText>
                </w:r>
              </w:del>
            </w:ins>
          </w:p>
          <w:p w14:paraId="1B8BB0B7">
            <w:pPr>
              <w:keepNext/>
              <w:numPr>
                <w:ilvl w:val="0"/>
                <w:numId w:val="0"/>
              </w:numPr>
              <w:snapToGrid w:val="0"/>
              <w:spacing w:before="40" w:after="40"/>
              <w:jc w:val="left"/>
              <w:rPr>
                <w:del w:id="987" w:author="池林" w:date="2026-09-24T17:11:43Z"/>
                <w:rFonts w:hint="eastAsia" w:ascii="SSJ0 + ZEPJDO-3" w:hAnsi="SSJ0 + ZEPJDO-3" w:eastAsia="宋体" w:cs="SSJ0 + ZEPJDO-3"/>
                <w:b w:val="0"/>
                <w:bCs w:val="0"/>
                <w:color w:val="000000"/>
                <w:sz w:val="19"/>
                <w:szCs w:val="19"/>
                <w:lang w:val="en-US" w:eastAsia="zh-CN"/>
              </w:rPr>
              <w:pPrChange w:id="986" w:author="goskii" w:date="2026-04-20T17:40:36Z">
                <w:pPr>
                  <w:keepNext/>
                  <w:snapToGrid w:val="0"/>
                  <w:spacing w:before="40" w:after="40"/>
                  <w:jc w:val="left"/>
                </w:pPr>
              </w:pPrChange>
            </w:pPr>
          </w:p>
        </w:tc>
        <w:tc>
          <w:tcPr>
            <w:tcW w:w="592" w:type="pct"/>
            <w:tcBorders>
              <w:top w:val="nil"/>
              <w:left w:val="nil"/>
              <w:bottom w:val="nil"/>
              <w:right w:val="nil"/>
            </w:tcBorders>
            <w:noWrap w:val="0"/>
            <w:tcMar>
              <w:top w:w="60" w:type="dxa"/>
              <w:left w:w="80" w:type="dxa"/>
              <w:bottom w:w="60" w:type="dxa"/>
              <w:right w:w="80" w:type="dxa"/>
            </w:tcMar>
            <w:vAlign w:val="top"/>
            <w:tcPrChange w:id="988"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285447A4">
            <w:pPr>
              <w:keepNext/>
              <w:snapToGrid w:val="0"/>
              <w:spacing w:before="40" w:after="40"/>
              <w:jc w:val="left"/>
              <w:rPr>
                <w:del w:id="989" w:author="池林" w:date="2026-09-24T17:11:43Z"/>
                <w:sz w:val="18"/>
                <w:szCs w:val="18"/>
              </w:rPr>
            </w:pPr>
            <w:ins w:id="990" w:author="goskii" w:date="2026-04-17T20:53:34Z">
              <w:del w:id="991" w:author="池林" w:date="2026-09-24T17:11:43Z">
                <w:r>
                  <w:rPr>
                    <w:rFonts w:ascii="宋体" w:hAnsi="宋体" w:eastAsia="宋体" w:cs="宋体"/>
                    <w:sz w:val="18"/>
                    <w:szCs w:val="18"/>
                  </w:rPr>
                  <w:delText>《科学论文语义增强的研究进展与趋势研判》</w:delText>
                </w:r>
              </w:del>
            </w:ins>
          </w:p>
        </w:tc>
      </w:tr>
      <w:tr w14:paraId="1F962FD8">
        <w:tblPrEx>
          <w:tblPrExChange w:id="992"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992"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993"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0AE50F56">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994"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0DCD3949">
            <w:pPr>
              <w:keepNext/>
              <w:snapToGrid w:val="0"/>
              <w:spacing w:before="40" w:after="40"/>
              <w:jc w:val="left"/>
            </w:pPr>
            <w:r>
              <w:rPr>
                <w:rFonts w:ascii="宋体" w:hAnsi="宋体" w:eastAsia="宋体" w:cs="宋体"/>
                <w:b w:val="0"/>
                <w:bCs w:val="0"/>
                <w:i w:val="0"/>
                <w:iCs w:val="0"/>
                <w:sz w:val="18"/>
                <w:szCs w:val="18"/>
              </w:rPr>
              <w:t>hypothesis</w:t>
            </w:r>
          </w:p>
        </w:tc>
        <w:tc>
          <w:tcPr>
            <w:tcW w:w="407" w:type="pct"/>
            <w:tcBorders>
              <w:top w:val="nil"/>
              <w:left w:val="nil"/>
              <w:bottom w:val="nil"/>
              <w:right w:val="nil"/>
            </w:tcBorders>
            <w:noWrap w:val="0"/>
            <w:tcMar>
              <w:top w:w="60" w:type="dxa"/>
              <w:left w:w="80" w:type="dxa"/>
              <w:bottom w:w="60" w:type="dxa"/>
              <w:right w:w="80" w:type="dxa"/>
            </w:tcMar>
            <w:vAlign w:val="top"/>
            <w:tcPrChange w:id="995"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186D10B7">
            <w:pPr>
              <w:keepNext/>
              <w:snapToGrid w:val="0"/>
              <w:spacing w:before="40" w:after="40"/>
              <w:jc w:val="left"/>
            </w:pPr>
            <w:r>
              <w:rPr>
                <w:rFonts w:ascii="宋体" w:hAnsi="宋体" w:eastAsia="宋体" w:cs="宋体"/>
                <w:b w:val="0"/>
                <w:bCs w:val="0"/>
                <w:i w:val="0"/>
                <w:iCs w:val="0"/>
                <w:sz w:val="18"/>
                <w:szCs w:val="18"/>
              </w:rPr>
              <w:t>Abstract &gt; KnowledgeClaim</w:t>
            </w:r>
          </w:p>
        </w:tc>
        <w:tc>
          <w:tcPr>
            <w:tcW w:w="240" w:type="pct"/>
            <w:tcBorders>
              <w:top w:val="nil"/>
              <w:left w:val="nil"/>
              <w:bottom w:val="nil"/>
              <w:right w:val="nil"/>
            </w:tcBorders>
            <w:noWrap w:val="0"/>
            <w:tcMar>
              <w:top w:w="60" w:type="dxa"/>
              <w:left w:w="80" w:type="dxa"/>
              <w:bottom w:w="60" w:type="dxa"/>
              <w:right w:w="80" w:type="dxa"/>
            </w:tcMar>
            <w:vAlign w:val="top"/>
            <w:tcPrChange w:id="996"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731B3CD3">
            <w:pPr>
              <w:keepNext/>
              <w:snapToGrid w:val="0"/>
              <w:spacing w:before="40" w:after="40"/>
              <w:jc w:val="left"/>
            </w:pPr>
            <w:r>
              <w:rPr>
                <w:rFonts w:ascii="宋体" w:hAnsi="宋体" w:eastAsia="宋体" w:cs="宋体"/>
                <w:b/>
                <w:bCs/>
                <w:i w:val="0"/>
                <w:iCs w:val="0"/>
                <w:sz w:val="18"/>
                <w:szCs w:val="18"/>
              </w:rPr>
              <w:t>假设</w:t>
            </w:r>
          </w:p>
        </w:tc>
        <w:tc>
          <w:tcPr>
            <w:tcW w:w="498" w:type="pct"/>
            <w:tcBorders>
              <w:top w:val="nil"/>
              <w:left w:val="nil"/>
              <w:bottom w:val="nil"/>
              <w:right w:val="nil"/>
            </w:tcBorders>
            <w:noWrap w:val="0"/>
            <w:tcMar>
              <w:top w:w="60" w:type="dxa"/>
              <w:left w:w="80" w:type="dxa"/>
              <w:bottom w:w="60" w:type="dxa"/>
              <w:right w:w="80" w:type="dxa"/>
            </w:tcMar>
            <w:vAlign w:val="top"/>
            <w:tcPrChange w:id="997"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3F9E4DF2">
            <w:pPr>
              <w:keepNext/>
              <w:snapToGrid w:val="0"/>
              <w:spacing w:before="40" w:after="40"/>
              <w:jc w:val="left"/>
            </w:pPr>
            <w:r>
              <w:rPr>
                <w:rFonts w:ascii="宋体" w:hAnsi="宋体" w:eastAsia="宋体" w:cs="宋体"/>
                <w:b w:val="0"/>
                <w:bCs w:val="0"/>
                <w:i w:val="0"/>
                <w:iCs w:val="0"/>
                <w:sz w:val="18"/>
                <w:szCs w:val="18"/>
              </w:rPr>
              <w:t>单一待检验命题，非系统性知识主张，通常是研究中需要验证的具体命题，如『引用数反映研究质量』这一假设。</w:t>
            </w:r>
          </w:p>
        </w:tc>
        <w:tc>
          <w:tcPr>
            <w:tcW w:w="1239" w:type="pct"/>
            <w:tcBorders>
              <w:top w:val="nil"/>
              <w:left w:val="nil"/>
              <w:bottom w:val="nil"/>
              <w:right w:val="nil"/>
            </w:tcBorders>
            <w:noWrap w:val="0"/>
            <w:tcMar>
              <w:top w:w="60" w:type="dxa"/>
              <w:left w:w="80" w:type="dxa"/>
              <w:bottom w:w="60" w:type="dxa"/>
              <w:right w:w="80" w:type="dxa"/>
            </w:tcMar>
            <w:vAlign w:val="top"/>
            <w:tcPrChange w:id="998"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285BA696">
            <w:pPr>
              <w:keepNext/>
              <w:snapToGrid w:val="0"/>
              <w:spacing w:before="40" w:after="40"/>
              <w:jc w:val="left"/>
            </w:pPr>
            <w:r>
              <w:rPr>
                <w:rFonts w:ascii="宋体" w:hAnsi="宋体" w:eastAsia="宋体" w:cs="宋体"/>
                <w:b w:val="0"/>
                <w:bCs w:val="0"/>
                <w:i w:val="0"/>
                <w:iCs w:val="0"/>
                <w:sz w:val="18"/>
                <w:szCs w:val="18"/>
              </w:rPr>
              <w:t>vs theory：hypothesis 是单一命题，theory 是系统性命题集合。vs concept：concept 只是命名，hypothesis 是带有待验证真值的命题。</w:t>
            </w:r>
          </w:p>
        </w:tc>
        <w:tc>
          <w:tcPr>
            <w:tcW w:w="1182" w:type="pct"/>
            <w:tcBorders>
              <w:top w:val="nil"/>
              <w:left w:val="nil"/>
              <w:bottom w:val="nil"/>
              <w:right w:val="nil"/>
            </w:tcBorders>
            <w:noWrap w:val="0"/>
            <w:tcMar>
              <w:top w:w="60" w:type="dxa"/>
              <w:left w:w="80" w:type="dxa"/>
              <w:bottom w:w="60" w:type="dxa"/>
              <w:right w:w="80" w:type="dxa"/>
            </w:tcMar>
            <w:vAlign w:val="top"/>
            <w:tcPrChange w:id="999"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747E3E55">
            <w:pPr>
              <w:keepNext/>
              <w:snapToGrid w:val="0"/>
              <w:spacing w:before="40" w:after="40"/>
              <w:jc w:val="left"/>
              <w:rPr>
                <w:ins w:id="1000" w:author="goskii" w:date="2026-04-20T19:32:58Z"/>
                <w:rFonts w:ascii="宋体" w:hAnsi="宋体" w:eastAsia="宋体" w:cs="宋体"/>
                <w:b w:val="0"/>
                <w:bCs w:val="0"/>
                <w:i w:val="0"/>
                <w:iCs w:val="0"/>
                <w:sz w:val="18"/>
                <w:szCs w:val="18"/>
              </w:rPr>
            </w:pPr>
            <w:ins w:id="1001" w:author="goskii" w:date="2026-04-19T19:35:26Z">
              <w:r>
                <w:rPr>
                  <w:rFonts w:ascii="宋体" w:hAnsi="宋体" w:eastAsia="宋体" w:cs="宋体"/>
                  <w:b w:val="0"/>
                  <w:bCs w:val="0"/>
                  <w:i w:val="0"/>
                  <w:iCs w:val="0"/>
                  <w:sz w:val="18"/>
                  <w:szCs w:val="18"/>
                </w:rPr>
                <w:t>利用合著来研究学科交叉的一个前提假设是多领域作者的合作往往伴随着知识整合，但在实际工作中，作者合著的过程是否进行了知识整合、其成果是否具备跨学科性难以准确衡量，并非所有形式的合作都蕴含着跨学科性。</w:t>
              </w:r>
            </w:ins>
          </w:p>
          <w:p w14:paraId="514041F8">
            <w:pPr>
              <w:keepNext/>
              <w:snapToGrid w:val="0"/>
              <w:spacing w:before="40" w:after="40"/>
              <w:jc w:val="left"/>
              <w:rPr>
                <w:ins w:id="1002" w:author="goskii" w:date="2026-04-20T19:32:58Z"/>
                <w:rFonts w:ascii="宋体" w:hAnsi="宋体" w:eastAsia="宋体" w:cs="宋体"/>
                <w:b w:val="0"/>
                <w:bCs w:val="0"/>
                <w:i w:val="0"/>
                <w:iCs w:val="0"/>
                <w:sz w:val="18"/>
                <w:szCs w:val="18"/>
              </w:rPr>
            </w:pPr>
          </w:p>
          <w:p w14:paraId="088F1EDF">
            <w:pPr>
              <w:keepNext/>
              <w:snapToGrid w:val="0"/>
              <w:spacing w:before="40" w:after="40"/>
              <w:jc w:val="left"/>
            </w:pPr>
            <w:ins w:id="1003" w:author="goskii" w:date="2026-04-20T19:32:59Z">
              <w:r>
                <w:rPr>
                  <w:rFonts w:hint="eastAsia" w:cs="宋体"/>
                  <w:b w:val="0"/>
                  <w:bCs w:val="0"/>
                  <w:i w:val="0"/>
                  <w:iCs w:val="0"/>
                  <w:sz w:val="18"/>
                  <w:szCs w:val="18"/>
                  <w:lang w:val="en-US" w:eastAsia="zh-CN"/>
                </w:rPr>
                <w:t>A</w:t>
              </w:r>
            </w:ins>
            <w:ins w:id="1004" w:author="goskii" w:date="2026-04-20T19:33:00Z">
              <w:r>
                <w:rPr>
                  <w:rFonts w:hint="eastAsia" w:cs="宋体"/>
                  <w:b w:val="0"/>
                  <w:bCs w:val="0"/>
                  <w:i w:val="0"/>
                  <w:iCs w:val="0"/>
                  <w:sz w:val="18"/>
                  <w:szCs w:val="18"/>
                  <w:lang w:val="en-US" w:eastAsia="zh-CN"/>
                </w:rPr>
                <w:t>：</w:t>
              </w:r>
            </w:ins>
            <w:ins w:id="1005" w:author="goskii" w:date="2026-04-20T19:33:01Z">
              <w:r>
                <w:rPr>
                  <w:rFonts w:ascii="宋体" w:hAnsi="宋体" w:eastAsia="宋体" w:cs="宋体"/>
                  <w:b w:val="0"/>
                  <w:bCs w:val="0"/>
                  <w:i w:val="0"/>
                  <w:iCs w:val="0"/>
                  <w:sz w:val="18"/>
                  <w:szCs w:val="18"/>
                </w:rPr>
                <w:t>多领域作者的合作往往伴随着知识整合</w:t>
              </w:r>
            </w:ins>
            <w:del w:id="1006" w:author="goskii" w:date="2026-04-19T18:59:07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Change w:id="1007"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2AB5DBEC">
            <w:pPr>
              <w:keepNext/>
              <w:snapToGrid w:val="0"/>
              <w:spacing w:before="40" w:after="40"/>
              <w:jc w:val="left"/>
            </w:pPr>
            <w:ins w:id="1008" w:author="goskii" w:date="2026-04-19T19:35:44Z">
              <w:r>
                <w:rPr>
                  <w:rFonts w:ascii="宋体" w:hAnsi="宋体" w:eastAsia="宋体" w:cs="宋体"/>
                  <w:b w:val="0"/>
                  <w:bCs w:val="0"/>
                  <w:i w:val="0"/>
                  <w:iCs w:val="0"/>
                  <w:sz w:val="18"/>
                  <w:szCs w:val="18"/>
                </w:rPr>
                <w:t>《学科交叉评价研究进展综述》</w:t>
              </w:r>
            </w:ins>
            <w:del w:id="1009" w:author="goskii" w:date="2026-04-19T19:35:41Z">
              <w:r>
                <w:rPr>
                  <w:rFonts w:ascii="宋体" w:hAnsi="宋体" w:eastAsia="宋体" w:cs="宋体"/>
                  <w:b w:val="0"/>
                  <w:bCs w:val="0"/>
                  <w:i w:val="0"/>
                  <w:iCs w:val="0"/>
                  <w:sz w:val="18"/>
                  <w:szCs w:val="18"/>
                </w:rPr>
                <w:delText>—</w:delText>
              </w:r>
            </w:del>
          </w:p>
        </w:tc>
      </w:tr>
      <w:tr w14:paraId="58EDC11C">
        <w:tblPrEx>
          <w:tblPrExChange w:id="1010"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010"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011"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3159F848">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Change w:id="1012"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1196DDA2">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Change w:id="1013"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43A6E826">
            <w:pPr>
              <w:keepNext/>
              <w:snapToGrid w:val="0"/>
              <w:spacing w:before="40" w:after="40"/>
              <w:jc w:val="left"/>
            </w:pPr>
            <w:r>
              <w:rPr>
                <w:rFonts w:ascii="宋体" w:hAnsi="宋体" w:eastAsia="宋体" w:cs="宋体"/>
                <w:b w:val="0"/>
                <w:bCs w:val="0"/>
                <w:i w:val="0"/>
                <w:iCs w:val="0"/>
                <w:sz w:val="18"/>
                <w:szCs w:val="18"/>
              </w:rPr>
              <w:t>Abstract &gt; KnowledgeClaim</w:t>
            </w:r>
          </w:p>
        </w:tc>
        <w:tc>
          <w:tcPr>
            <w:tcW w:w="240" w:type="pct"/>
            <w:tcBorders>
              <w:top w:val="nil"/>
              <w:left w:val="nil"/>
              <w:bottom w:val="nil"/>
              <w:right w:val="nil"/>
            </w:tcBorders>
            <w:noWrap w:val="0"/>
            <w:tcMar>
              <w:top w:w="60" w:type="dxa"/>
              <w:left w:w="80" w:type="dxa"/>
              <w:bottom w:w="60" w:type="dxa"/>
              <w:right w:w="80" w:type="dxa"/>
            </w:tcMar>
            <w:vAlign w:val="top"/>
            <w:tcPrChange w:id="1014"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2706175B">
            <w:pPr>
              <w:keepNext/>
              <w:snapToGrid w:val="0"/>
              <w:spacing w:before="40" w:after="40"/>
              <w:jc w:val="left"/>
            </w:pPr>
            <w:r>
              <w:rPr>
                <w:rFonts w:ascii="宋体" w:hAnsi="宋体" w:eastAsia="宋体" w:cs="宋体"/>
                <w:b/>
                <w:bCs/>
                <w:i w:val="0"/>
                <w:iCs w:val="0"/>
                <w:sz w:val="18"/>
                <w:szCs w:val="18"/>
              </w:rPr>
              <w:t>其他知识主张层实体</w:t>
            </w:r>
          </w:p>
        </w:tc>
        <w:tc>
          <w:tcPr>
            <w:tcW w:w="498" w:type="pct"/>
            <w:tcBorders>
              <w:top w:val="nil"/>
              <w:left w:val="nil"/>
              <w:bottom w:val="nil"/>
              <w:right w:val="nil"/>
            </w:tcBorders>
            <w:noWrap w:val="0"/>
            <w:tcMar>
              <w:top w:w="60" w:type="dxa"/>
              <w:left w:w="80" w:type="dxa"/>
              <w:bottom w:w="60" w:type="dxa"/>
              <w:right w:w="80" w:type="dxa"/>
            </w:tcMar>
            <w:vAlign w:val="top"/>
            <w:tcPrChange w:id="1015"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3585C5A5">
            <w:pPr>
              <w:keepNext/>
              <w:snapToGrid w:val="0"/>
              <w:spacing w:before="40" w:after="40"/>
              <w:jc w:val="left"/>
            </w:pPr>
            <w:r>
              <w:rPr>
                <w:rFonts w:ascii="宋体" w:hAnsi="宋体" w:eastAsia="宋体" w:cs="宋体"/>
                <w:b w:val="0"/>
                <w:bCs w:val="0"/>
                <w:i w:val="0"/>
                <w:iCs w:val="0"/>
                <w:sz w:val="18"/>
                <w:szCs w:val="18"/>
              </w:rPr>
              <w:t>当知识主张无法归入 theory / model / framework / hypothesis时使用，如某类特殊的学科规律陈述或预测性知识构造。</w:t>
            </w:r>
          </w:p>
        </w:tc>
        <w:tc>
          <w:tcPr>
            <w:tcW w:w="1239" w:type="pct"/>
            <w:tcBorders>
              <w:top w:val="nil"/>
              <w:left w:val="nil"/>
              <w:bottom w:val="nil"/>
              <w:right w:val="nil"/>
            </w:tcBorders>
            <w:noWrap w:val="0"/>
            <w:tcMar>
              <w:top w:w="60" w:type="dxa"/>
              <w:left w:w="80" w:type="dxa"/>
              <w:bottom w:w="60" w:type="dxa"/>
              <w:right w:w="80" w:type="dxa"/>
            </w:tcMar>
            <w:vAlign w:val="top"/>
            <w:tcPrChange w:id="1016"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486B4DD1">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Change w:id="1017"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0DF9715D">
            <w:pPr>
              <w:keepNext/>
              <w:snapToGrid w:val="0"/>
              <w:spacing w:before="40" w:after="40"/>
              <w:jc w:val="left"/>
            </w:pPr>
            <w:del w:id="1018" w:author="goskii" w:date="2026-04-20T17:25:26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Change w:id="1019"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27A8BB42">
            <w:pPr>
              <w:keepNext/>
              <w:snapToGrid w:val="0"/>
              <w:spacing w:before="40" w:after="40"/>
              <w:jc w:val="left"/>
            </w:pPr>
            <w:del w:id="1020" w:author="goskii" w:date="2026-04-19T19:35:45Z">
              <w:r>
                <w:rPr>
                  <w:rFonts w:ascii="宋体" w:hAnsi="宋体" w:eastAsia="宋体" w:cs="宋体"/>
                  <w:b w:val="0"/>
                  <w:bCs w:val="0"/>
                  <w:i w:val="0"/>
                  <w:iCs w:val="0"/>
                  <w:sz w:val="18"/>
                  <w:szCs w:val="18"/>
                </w:rPr>
                <w:delText>—</w:delText>
              </w:r>
            </w:del>
          </w:p>
        </w:tc>
      </w:tr>
      <w:tr w14:paraId="381F5820">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676A7AB8">
            <w:pPr>
              <w:keepNext/>
              <w:snapToGrid w:val="0"/>
              <w:spacing w:before="40" w:after="40"/>
              <w:jc w:val="left"/>
            </w:pPr>
            <w:r>
              <w:rPr>
                <w:rFonts w:ascii="宋体" w:hAnsi="宋体" w:eastAsia="宋体" w:cs="宋体"/>
                <w:b/>
                <w:bCs/>
                <w:i w:val="0"/>
                <w:iCs w:val="0"/>
                <w:sz w:val="20"/>
                <w:szCs w:val="20"/>
              </w:rPr>
              <w:t>3.3 MethodologicalEntity（方法论层）— 关于「如何开展研究」，按认识论层次严格区分</w:t>
            </w:r>
          </w:p>
        </w:tc>
      </w:tr>
      <w:tr w14:paraId="2E97EA4D">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2D39FF2A">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674AF86A">
            <w:pPr>
              <w:keepNext/>
              <w:snapToGrid w:val="0"/>
              <w:spacing w:before="40" w:after="40"/>
              <w:jc w:val="left"/>
            </w:pPr>
            <w:r>
              <w:rPr>
                <w:rFonts w:ascii="宋体" w:hAnsi="宋体" w:eastAsia="宋体" w:cs="宋体"/>
                <w:b w:val="0"/>
                <w:bCs w:val="0"/>
                <w:i w:val="0"/>
                <w:iCs w:val="0"/>
                <w:sz w:val="18"/>
                <w:szCs w:val="18"/>
              </w:rPr>
              <w:t>methodology</w:t>
            </w:r>
          </w:p>
        </w:tc>
        <w:tc>
          <w:tcPr>
            <w:tcW w:w="407" w:type="pct"/>
            <w:tcBorders>
              <w:top w:val="nil"/>
              <w:left w:val="nil"/>
              <w:bottom w:val="nil"/>
              <w:right w:val="nil"/>
            </w:tcBorders>
            <w:noWrap w:val="0"/>
            <w:tcMar>
              <w:top w:w="60" w:type="dxa"/>
              <w:left w:w="80" w:type="dxa"/>
              <w:bottom w:w="60" w:type="dxa"/>
              <w:right w:w="80" w:type="dxa"/>
            </w:tcMar>
            <w:vAlign w:val="top"/>
          </w:tcPr>
          <w:p w14:paraId="49CFBCA4">
            <w:pPr>
              <w:keepNext/>
              <w:snapToGrid w:val="0"/>
              <w:spacing w:before="40" w:after="40"/>
              <w:jc w:val="left"/>
            </w:pPr>
            <w:r>
              <w:rPr>
                <w:rFonts w:ascii="宋体" w:hAnsi="宋体" w:eastAsia="宋体" w:cs="宋体"/>
                <w:b w:val="0"/>
                <w:bCs w:val="0"/>
                <w:i w:val="0"/>
                <w:iCs w:val="0"/>
                <w:sz w:val="18"/>
                <w:szCs w:val="18"/>
              </w:rPr>
              <w:t>Abstract &gt; Methodological</w:t>
            </w:r>
          </w:p>
        </w:tc>
        <w:tc>
          <w:tcPr>
            <w:tcW w:w="240" w:type="pct"/>
            <w:tcBorders>
              <w:top w:val="nil"/>
              <w:left w:val="nil"/>
              <w:bottom w:val="nil"/>
              <w:right w:val="nil"/>
            </w:tcBorders>
            <w:noWrap w:val="0"/>
            <w:tcMar>
              <w:top w:w="60" w:type="dxa"/>
              <w:left w:w="80" w:type="dxa"/>
              <w:bottom w:w="60" w:type="dxa"/>
              <w:right w:w="80" w:type="dxa"/>
            </w:tcMar>
            <w:vAlign w:val="top"/>
          </w:tcPr>
          <w:p w14:paraId="3E48C75D">
            <w:pPr>
              <w:keepNext/>
              <w:snapToGrid w:val="0"/>
              <w:spacing w:before="40" w:after="40"/>
              <w:jc w:val="left"/>
            </w:pPr>
            <w:r>
              <w:rPr>
                <w:rFonts w:ascii="宋体" w:hAnsi="宋体" w:eastAsia="宋体" w:cs="宋体"/>
                <w:b/>
                <w:bCs/>
                <w:i w:val="0"/>
                <w:iCs w:val="0"/>
                <w:sz w:val="18"/>
                <w:szCs w:val="18"/>
              </w:rPr>
              <w:t>方法论</w:t>
            </w:r>
          </w:p>
        </w:tc>
        <w:tc>
          <w:tcPr>
            <w:tcW w:w="498" w:type="pct"/>
            <w:tcBorders>
              <w:top w:val="nil"/>
              <w:left w:val="nil"/>
              <w:bottom w:val="nil"/>
              <w:right w:val="nil"/>
            </w:tcBorders>
            <w:noWrap w:val="0"/>
            <w:tcMar>
              <w:top w:w="60" w:type="dxa"/>
              <w:left w:w="80" w:type="dxa"/>
              <w:bottom w:w="60" w:type="dxa"/>
              <w:right w:w="80" w:type="dxa"/>
            </w:tcMar>
            <w:vAlign w:val="top"/>
          </w:tcPr>
          <w:p w14:paraId="6B079B7F">
            <w:pPr>
              <w:keepNext/>
              <w:snapToGrid w:val="0"/>
              <w:spacing w:before="40" w:after="40"/>
              <w:jc w:val="left"/>
              <w:rPr>
                <w:ins w:id="1021" w:author="池林" w:date="2026-09-24T16:54:15Z"/>
                <w:rFonts w:ascii="宋体" w:hAnsi="宋体" w:eastAsia="宋体" w:cs="宋体"/>
                <w:b w:val="0"/>
                <w:bCs w:val="0"/>
                <w:i w:val="0"/>
                <w:iCs w:val="0"/>
                <w:sz w:val="18"/>
                <w:szCs w:val="18"/>
              </w:rPr>
            </w:pPr>
            <w:ins w:id="1022" w:author="池林" w:date="2026-09-24T16:54:21Z">
              <w:r>
                <w:rPr>
                  <w:rFonts w:hint="eastAsia" w:cs="宋体"/>
                  <w:b w:val="0"/>
                  <w:bCs w:val="0"/>
                  <w:i w:val="0"/>
                  <w:iCs w:val="0"/>
                  <w:sz w:val="18"/>
                  <w:szCs w:val="18"/>
                  <w:lang w:val="en-US" w:eastAsia="zh-CN"/>
                </w:rPr>
                <w:t>指</w:t>
              </w:r>
            </w:ins>
            <w:ins w:id="1023" w:author="池林" w:date="2026-09-24T16:54:15Z">
              <w:r>
                <w:rPr>
                  <w:rFonts w:ascii="宋体" w:hAnsi="宋体" w:eastAsia="宋体" w:cs="宋体"/>
                  <w:b w:val="0"/>
                  <w:bCs w:val="0"/>
                  <w:i w:val="0"/>
                  <w:iCs w:val="0"/>
                  <w:sz w:val="18"/>
                  <w:szCs w:val="18"/>
                  <w:lang w:val="en-US" w:eastAsia="zh-CN"/>
                </w:rPr>
                <w:t>导研究设计、方法选择和证据使用的原则及论证体系。 讨论认识立场时归研究取向；讨论研究设计及方法选择的理由时归方法论。</w:t>
              </w:r>
            </w:ins>
          </w:p>
          <w:p w14:paraId="6C2AB9F1">
            <w:pPr>
              <w:keepNext/>
              <w:snapToGrid w:val="0"/>
              <w:spacing w:before="40" w:after="40"/>
              <w:jc w:val="left"/>
            </w:pPr>
            <w:del w:id="1024" w:author="池林" w:date="2026-09-24T16:54:15Z">
              <w:r>
                <w:rPr>
                  <w:rFonts w:ascii="宋体" w:hAnsi="宋体" w:eastAsia="宋体" w:cs="宋体"/>
                  <w:b w:val="0"/>
                  <w:bCs w:val="0"/>
                  <w:i w:val="0"/>
                  <w:iCs w:val="0"/>
                  <w:sz w:val="18"/>
                  <w:szCs w:val="18"/>
                </w:rPr>
                <w:delText>认识论或哲学立场，回答『应该如何认识世界』，是研究取向的最高层次，如实证主义、解释主义、批判理论、现象学等。</w:delText>
              </w:r>
            </w:del>
          </w:p>
        </w:tc>
        <w:tc>
          <w:tcPr>
            <w:tcW w:w="1239" w:type="pct"/>
            <w:tcBorders>
              <w:top w:val="nil"/>
              <w:left w:val="nil"/>
              <w:bottom w:val="nil"/>
              <w:right w:val="nil"/>
            </w:tcBorders>
            <w:noWrap w:val="0"/>
            <w:tcMar>
              <w:top w:w="60" w:type="dxa"/>
              <w:left w:w="80" w:type="dxa"/>
              <w:bottom w:w="60" w:type="dxa"/>
              <w:right w:w="80" w:type="dxa"/>
            </w:tcMar>
            <w:vAlign w:val="top"/>
          </w:tcPr>
          <w:p w14:paraId="42498B41">
            <w:pPr>
              <w:keepNext/>
              <w:snapToGrid w:val="0"/>
              <w:spacing w:before="40" w:after="40"/>
              <w:jc w:val="left"/>
            </w:pPr>
            <w:r>
              <w:rPr>
                <w:rFonts w:ascii="宋体" w:hAnsi="宋体" w:eastAsia="宋体" w:cs="宋体"/>
                <w:b w:val="0"/>
                <w:bCs w:val="0"/>
                <w:i w:val="0"/>
                <w:iCs w:val="0"/>
                <w:sz w:val="18"/>
                <w:szCs w:val="18"/>
              </w:rPr>
              <w:t>层次关系（从高到低）：methodology → method → technique。vs method：methodology 是认识论哲学立场，method 是具体可操作的研究程序。判断标准：文本讨论的是认识论或哲学立场（实证/解释/批判），而非具体操作步骤，则标 methodology。</w:t>
            </w:r>
          </w:p>
        </w:tc>
        <w:tc>
          <w:tcPr>
            <w:tcW w:w="1182" w:type="pct"/>
            <w:tcBorders>
              <w:top w:val="nil"/>
              <w:left w:val="nil"/>
              <w:bottom w:val="nil"/>
              <w:right w:val="nil"/>
            </w:tcBorders>
            <w:noWrap w:val="0"/>
            <w:tcMar>
              <w:top w:w="60" w:type="dxa"/>
              <w:left w:w="80" w:type="dxa"/>
              <w:bottom w:w="60" w:type="dxa"/>
              <w:right w:w="80" w:type="dxa"/>
            </w:tcMar>
            <w:vAlign w:val="top"/>
          </w:tcPr>
          <w:p w14:paraId="3CA8F8BB">
            <w:pPr>
              <w:keepNext/>
              <w:snapToGrid w:val="0"/>
              <w:spacing w:before="40" w:after="40"/>
              <w:jc w:val="left"/>
            </w:pPr>
            <w:del w:id="1025" w:author="goskii" w:date="2026-04-20T17:29:54Z">
              <w:r>
                <w:rPr>
                  <w:rFonts w:ascii="宋体" w:hAnsi="宋体" w:eastAsia="宋体" w:cs="宋体"/>
                  <w:b w:val="0"/>
                  <w:bCs w:val="0"/>
                  <w:i w:val="0"/>
                  <w:iCs w:val="0"/>
                  <w:sz w:val="18"/>
                  <w:szCs w:val="18"/>
                </w:rPr>
                <w:delText>汤利光先生认为图书馆学范式跟自然科学范式存在根本差别，因而需要遵循社会科学范式与实践唯物主义范式等；</w:delText>
              </w:r>
            </w:del>
            <w:del w:id="1026" w:author="goskii" w:date="2026-04-20T17:29:54Z">
              <w:r>
                <w:rPr>
                  <w:rFonts w:ascii="宋体" w:hAnsi="宋体" w:eastAsia="宋体" w:cs="宋体"/>
                  <w:b w:val="0"/>
                  <w:bCs w:val="0"/>
                  <w:i w:val="0"/>
                  <w:iCs w:val="0"/>
                  <w:sz w:val="18"/>
                  <w:szCs w:val="18"/>
                  <w:shd w:val="clear" w:fill="E6E0EC" w:themeFill="accent4" w:themeFillTint="32"/>
                </w:rPr>
                <w:delText>从图书馆存在论、认识论、价值论与图书馆人的哲学等方面进行体系建构</w:delText>
              </w:r>
            </w:del>
          </w:p>
        </w:tc>
        <w:tc>
          <w:tcPr>
            <w:tcW w:w="592" w:type="pct"/>
            <w:tcBorders>
              <w:top w:val="nil"/>
              <w:left w:val="nil"/>
              <w:bottom w:val="nil"/>
              <w:right w:val="nil"/>
            </w:tcBorders>
            <w:noWrap w:val="0"/>
            <w:tcMar>
              <w:top w:w="60" w:type="dxa"/>
              <w:left w:w="80" w:type="dxa"/>
              <w:bottom w:w="60" w:type="dxa"/>
              <w:right w:w="80" w:type="dxa"/>
            </w:tcMar>
            <w:vAlign w:val="top"/>
          </w:tcPr>
          <w:p w14:paraId="1F18D71A">
            <w:pPr>
              <w:keepNext/>
              <w:snapToGrid w:val="0"/>
              <w:spacing w:before="40" w:after="40"/>
              <w:jc w:val="left"/>
            </w:pPr>
            <w:del w:id="1027" w:author="goskii" w:date="2026-04-20T17:29:55Z">
              <w:r>
                <w:rPr>
                  <w:rFonts w:ascii="宋体" w:hAnsi="宋体" w:eastAsia="宋体" w:cs="宋体"/>
                  <w:b w:val="0"/>
                  <w:bCs w:val="0"/>
                  <w:i w:val="0"/>
                  <w:iCs w:val="0"/>
                  <w:sz w:val="18"/>
                  <w:szCs w:val="18"/>
                </w:rPr>
                <w:delText>『2017年全国图书馆学基础理论研讨会』综述（龚蛟腾）</w:delText>
              </w:r>
            </w:del>
          </w:p>
        </w:tc>
      </w:tr>
      <w:tr w14:paraId="77406871">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0EE2FCAC">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3ECA7239">
            <w:pPr>
              <w:keepNext/>
              <w:snapToGrid w:val="0"/>
              <w:spacing w:before="40" w:after="40"/>
              <w:jc w:val="left"/>
            </w:pPr>
            <w:r>
              <w:rPr>
                <w:rFonts w:ascii="宋体" w:hAnsi="宋体" w:eastAsia="宋体" w:cs="宋体"/>
                <w:b w:val="0"/>
                <w:bCs w:val="0"/>
                <w:i w:val="0"/>
                <w:iCs w:val="0"/>
                <w:sz w:val="18"/>
                <w:szCs w:val="18"/>
              </w:rPr>
              <w:t>method</w:t>
            </w:r>
          </w:p>
        </w:tc>
        <w:tc>
          <w:tcPr>
            <w:tcW w:w="407" w:type="pct"/>
            <w:tcBorders>
              <w:top w:val="nil"/>
              <w:left w:val="nil"/>
              <w:bottom w:val="nil"/>
              <w:right w:val="nil"/>
            </w:tcBorders>
            <w:noWrap w:val="0"/>
            <w:tcMar>
              <w:top w:w="60" w:type="dxa"/>
              <w:left w:w="80" w:type="dxa"/>
              <w:bottom w:w="60" w:type="dxa"/>
              <w:right w:w="80" w:type="dxa"/>
            </w:tcMar>
            <w:vAlign w:val="top"/>
          </w:tcPr>
          <w:p w14:paraId="1F714DA6">
            <w:pPr>
              <w:keepNext/>
              <w:snapToGrid w:val="0"/>
              <w:spacing w:before="40" w:after="40"/>
              <w:jc w:val="left"/>
            </w:pPr>
            <w:r>
              <w:rPr>
                <w:rFonts w:ascii="宋体" w:hAnsi="宋体" w:eastAsia="宋体" w:cs="宋体"/>
                <w:b w:val="0"/>
                <w:bCs w:val="0"/>
                <w:i w:val="0"/>
                <w:iCs w:val="0"/>
                <w:sz w:val="18"/>
                <w:szCs w:val="18"/>
              </w:rPr>
              <w:t>Abstract &gt; Methodological</w:t>
            </w:r>
          </w:p>
        </w:tc>
        <w:tc>
          <w:tcPr>
            <w:tcW w:w="240" w:type="pct"/>
            <w:tcBorders>
              <w:top w:val="nil"/>
              <w:left w:val="nil"/>
              <w:bottom w:val="nil"/>
              <w:right w:val="nil"/>
            </w:tcBorders>
            <w:noWrap w:val="0"/>
            <w:tcMar>
              <w:top w:w="60" w:type="dxa"/>
              <w:left w:w="80" w:type="dxa"/>
              <w:bottom w:w="60" w:type="dxa"/>
              <w:right w:w="80" w:type="dxa"/>
            </w:tcMar>
            <w:vAlign w:val="top"/>
          </w:tcPr>
          <w:p w14:paraId="7109B212">
            <w:pPr>
              <w:keepNext/>
              <w:snapToGrid w:val="0"/>
              <w:spacing w:before="40" w:after="40"/>
              <w:jc w:val="left"/>
            </w:pPr>
            <w:r>
              <w:rPr>
                <w:rFonts w:ascii="宋体" w:hAnsi="宋体" w:eastAsia="宋体" w:cs="宋体"/>
                <w:b/>
                <w:bCs/>
                <w:i w:val="0"/>
                <w:iCs w:val="0"/>
                <w:sz w:val="18"/>
                <w:szCs w:val="18"/>
              </w:rPr>
              <w:t>研究方法</w:t>
            </w:r>
          </w:p>
        </w:tc>
        <w:tc>
          <w:tcPr>
            <w:tcW w:w="498" w:type="pct"/>
            <w:tcBorders>
              <w:top w:val="nil"/>
              <w:left w:val="nil"/>
              <w:bottom w:val="nil"/>
              <w:right w:val="nil"/>
            </w:tcBorders>
            <w:noWrap w:val="0"/>
            <w:tcMar>
              <w:top w:w="60" w:type="dxa"/>
              <w:left w:w="80" w:type="dxa"/>
              <w:bottom w:w="60" w:type="dxa"/>
              <w:right w:w="80" w:type="dxa"/>
            </w:tcMar>
            <w:vAlign w:val="top"/>
          </w:tcPr>
          <w:p w14:paraId="161D9B18">
            <w:pPr>
              <w:keepNext/>
              <w:snapToGrid w:val="0"/>
              <w:spacing w:before="40" w:after="40"/>
              <w:jc w:val="left"/>
              <w:rPr>
                <w:ins w:id="1028" w:author="池林" w:date="2026-09-24T16:35:19Z"/>
                <w:rFonts w:ascii="宋体" w:hAnsi="宋体" w:eastAsia="宋体" w:cs="宋体"/>
                <w:b w:val="0"/>
                <w:bCs w:val="0"/>
                <w:i w:val="0"/>
                <w:iCs w:val="0"/>
                <w:sz w:val="18"/>
                <w:szCs w:val="18"/>
              </w:rPr>
            </w:pPr>
            <w:ins w:id="1029" w:author="池林" w:date="2026-09-24T16:35:19Z">
              <w:r>
                <w:rPr>
                  <w:rFonts w:ascii="宋体" w:hAnsi="宋体" w:eastAsia="宋体" w:cs="宋体"/>
                  <w:b w:val="0"/>
                  <w:bCs w:val="0"/>
                  <w:i w:val="0"/>
                  <w:iCs w:val="0"/>
                  <w:sz w:val="18"/>
                  <w:szCs w:val="18"/>
                  <w:lang w:val="en-US" w:eastAsia="zh-CN"/>
                </w:rPr>
                <w:t>为实现研究目的，在研究设计、资料采集、数据处理、分析或验证过程中采用的可操作程序或具体手段，既包括整体研究程序，也包括其中某一环节的操作方式。</w:t>
              </w:r>
            </w:ins>
          </w:p>
          <w:p w14:paraId="55B9E6C8">
            <w:pPr>
              <w:keepNext/>
              <w:snapToGrid w:val="0"/>
              <w:spacing w:before="40" w:after="40"/>
              <w:jc w:val="left"/>
            </w:pPr>
            <w:del w:id="1030" w:author="池林" w:date="2026-09-24T16:35:19Z">
              <w:r>
                <w:rPr>
                  <w:rFonts w:ascii="宋体" w:hAnsi="宋体" w:eastAsia="宋体" w:cs="宋体"/>
                  <w:b w:val="0"/>
                  <w:bCs w:val="0"/>
                  <w:i w:val="0"/>
                  <w:iCs w:val="0"/>
                  <w:sz w:val="18"/>
                  <w:szCs w:val="18"/>
                </w:rPr>
                <w:delText>可操作的完整研究程序和步骤，回答『如何具体开展研究』，如访谈法、内容分析法、问卷调查法、文献计量法等。</w:delText>
              </w:r>
            </w:del>
          </w:p>
        </w:tc>
        <w:tc>
          <w:tcPr>
            <w:tcW w:w="1239" w:type="pct"/>
            <w:tcBorders>
              <w:top w:val="nil"/>
              <w:left w:val="nil"/>
              <w:bottom w:val="nil"/>
              <w:right w:val="nil"/>
            </w:tcBorders>
            <w:noWrap w:val="0"/>
            <w:tcMar>
              <w:top w:w="60" w:type="dxa"/>
              <w:left w:w="80" w:type="dxa"/>
              <w:bottom w:w="60" w:type="dxa"/>
              <w:right w:w="80" w:type="dxa"/>
            </w:tcMar>
            <w:vAlign w:val="top"/>
          </w:tcPr>
          <w:p w14:paraId="30A871BE">
            <w:pPr>
              <w:keepNext/>
              <w:snapToGrid w:val="0"/>
              <w:spacing w:before="40" w:after="40"/>
              <w:jc w:val="left"/>
              <w:rPr>
                <w:ins w:id="1031" w:author="池林" w:date="2026-09-24T16:35:55Z"/>
                <w:rFonts w:ascii="宋体" w:hAnsi="宋体" w:eastAsia="宋体" w:cs="宋体"/>
                <w:b w:val="0"/>
                <w:bCs w:val="0"/>
                <w:i w:val="0"/>
                <w:iCs w:val="0"/>
                <w:sz w:val="18"/>
                <w:szCs w:val="18"/>
              </w:rPr>
            </w:pPr>
            <w:r>
              <w:rPr>
                <w:rFonts w:ascii="宋体" w:hAnsi="宋体" w:eastAsia="宋体" w:cs="宋体"/>
                <w:b w:val="0"/>
                <w:bCs w:val="0"/>
                <w:i w:val="0"/>
                <w:iCs w:val="0"/>
                <w:sz w:val="18"/>
                <w:szCs w:val="18"/>
              </w:rPr>
              <w:t>vs methodology：method 是具体操作程序，methodology 是认识论立场</w:t>
            </w:r>
            <w:del w:id="1032" w:author="池林" w:date="2026-09-24T16:51:38Z">
              <w:r>
                <w:rPr>
                  <w:rFonts w:ascii="宋体" w:hAnsi="宋体" w:eastAsia="宋体" w:cs="宋体"/>
                  <w:b w:val="0"/>
                  <w:bCs w:val="0"/>
                  <w:i w:val="0"/>
                  <w:iCs w:val="0"/>
                  <w:sz w:val="18"/>
                  <w:szCs w:val="18"/>
                </w:rPr>
                <w:delText>。vs technique：method 是完整程序（访谈法）</w:delText>
              </w:r>
            </w:del>
            <w:r>
              <w:rPr>
                <w:rFonts w:ascii="宋体" w:hAnsi="宋体" w:eastAsia="宋体" w:cs="宋体"/>
                <w:b w:val="0"/>
                <w:bCs w:val="0"/>
                <w:i w:val="0"/>
                <w:iCs w:val="0"/>
                <w:sz w:val="18"/>
                <w:szCs w:val="18"/>
              </w:rPr>
              <w:t>，</w:t>
            </w:r>
            <w:ins w:id="1033" w:author="池林" w:date="2026-09-24T16:35:55Z">
              <w:r>
                <w:rPr>
                  <w:rFonts w:ascii="宋体" w:hAnsi="宋体" w:eastAsia="宋体" w:cs="宋体"/>
                  <w:b w:val="0"/>
                  <w:bCs w:val="0"/>
                  <w:i w:val="0"/>
                  <w:iCs w:val="0"/>
                  <w:sz w:val="18"/>
                  <w:szCs w:val="18"/>
                  <w:lang w:val="en-US" w:eastAsia="zh-CN"/>
                </w:rPr>
                <w:t>回答“研究具体如何开展”或“某个研究环节如何操作”。文本通常描述操作步骤、实施过程、适用条件，或评价其有效性、可靠性、局限和实施难度。不要求能够独立构成完整研究流程。</w:t>
              </w:r>
            </w:ins>
          </w:p>
          <w:p w14:paraId="6FE072DB">
            <w:pPr>
              <w:keepNext/>
              <w:snapToGrid w:val="0"/>
              <w:spacing w:before="40" w:after="40"/>
              <w:jc w:val="left"/>
            </w:pPr>
            <w:del w:id="1034" w:author="池林" w:date="2026-09-24T16:35:28Z">
              <w:r>
                <w:rPr>
                  <w:rFonts w:ascii="宋体" w:hAnsi="宋体" w:eastAsia="宋体" w:cs="宋体"/>
                  <w:b w:val="0"/>
                  <w:bCs w:val="0"/>
                  <w:i w:val="0"/>
                  <w:iCs w:val="0"/>
                  <w:sz w:val="18"/>
                  <w:szCs w:val="18"/>
                </w:rPr>
                <w:delText>technique 是该程序中的某个具体手段（半结构化访谈中的追问技巧）。</w:delText>
              </w:r>
            </w:del>
          </w:p>
        </w:tc>
        <w:tc>
          <w:tcPr>
            <w:tcW w:w="1182" w:type="pct"/>
            <w:tcBorders>
              <w:top w:val="nil"/>
              <w:left w:val="nil"/>
              <w:bottom w:val="nil"/>
              <w:right w:val="nil"/>
            </w:tcBorders>
            <w:noWrap w:val="0"/>
            <w:tcMar>
              <w:top w:w="60" w:type="dxa"/>
              <w:left w:w="80" w:type="dxa"/>
              <w:bottom w:w="60" w:type="dxa"/>
              <w:right w:w="80" w:type="dxa"/>
            </w:tcMar>
            <w:vAlign w:val="top"/>
          </w:tcPr>
          <w:p w14:paraId="7B4C6BD5">
            <w:pPr>
              <w:keepNext/>
              <w:snapToGrid w:val="0"/>
              <w:spacing w:before="40" w:after="40"/>
              <w:jc w:val="left"/>
              <w:rPr>
                <w:ins w:id="1035" w:author="goskii" w:date="2026-04-20T19:33:29Z"/>
                <w:rFonts w:ascii="宋体" w:hAnsi="宋体" w:eastAsia="宋体" w:cs="宋体"/>
                <w:b w:val="0"/>
                <w:bCs w:val="0"/>
                <w:color w:val="auto"/>
                <w:sz w:val="18"/>
                <w:szCs w:val="18"/>
              </w:rPr>
            </w:pPr>
            <w:ins w:id="1036" w:author="goskii" w:date="2026-04-17T20:58:08Z">
              <w:r>
                <w:rPr>
                  <w:rFonts w:ascii="宋体" w:hAnsi="宋体" w:eastAsia="宋体" w:cs="宋体"/>
                  <w:b w:val="0"/>
                  <w:bCs w:val="0"/>
                  <w:color w:val="auto"/>
                  <w:sz w:val="18"/>
                  <w:szCs w:val="18"/>
                </w:rPr>
                <w:t>传统的</w:t>
              </w:r>
            </w:ins>
            <w:ins w:id="1037" w:author="goskii" w:date="2026-04-17T20:58:08Z">
              <w:r>
                <w:rPr>
                  <w:rFonts w:hint="default" w:ascii="宋体" w:hAnsi="宋体" w:eastAsia="宋体" w:cs="宋体"/>
                  <w:b w:val="0"/>
                  <w:bCs w:val="0"/>
                  <w:color w:val="auto"/>
                  <w:sz w:val="18"/>
                  <w:szCs w:val="18"/>
                  <w:highlight w:val="yellow"/>
                </w:rPr>
                <w:t>统计</w:t>
              </w:r>
            </w:ins>
            <w:ins w:id="1038" w:author="goskii" w:date="2026-04-17T20:58:08Z">
              <w:r>
                <w:rPr>
                  <w:rFonts w:ascii="宋体" w:hAnsi="宋体" w:eastAsia="宋体" w:cs="宋体"/>
                  <w:b w:val="0"/>
                  <w:bCs w:val="0"/>
                  <w:color w:val="auto"/>
                  <w:sz w:val="18"/>
                  <w:szCs w:val="18"/>
                  <w:highlight w:val="yellow"/>
                </w:rPr>
                <w:t>回归方</w:t>
              </w:r>
            </w:ins>
            <w:ins w:id="1039" w:author="goskii" w:date="2026-04-17T20:58:08Z">
              <w:r>
                <w:rPr>
                  <w:rFonts w:hint="default" w:ascii="宋体" w:hAnsi="宋体" w:eastAsia="宋体" w:cs="宋体"/>
                  <w:b w:val="0"/>
                  <w:bCs w:val="0"/>
                  <w:color w:val="auto"/>
                  <w:sz w:val="18"/>
                  <w:szCs w:val="18"/>
                  <w:highlight w:val="yellow"/>
                </w:rPr>
                <w:t>法</w:t>
              </w:r>
            </w:ins>
            <w:ins w:id="1040" w:author="goskii" w:date="2026-04-17T20:58:08Z">
              <w:r>
                <w:rPr>
                  <w:rFonts w:hint="default" w:ascii="宋体" w:hAnsi="宋体" w:eastAsia="宋体" w:cs="宋体"/>
                  <w:b w:val="0"/>
                  <w:bCs w:val="0"/>
                  <w:color w:val="auto"/>
                  <w:sz w:val="18"/>
                  <w:szCs w:val="18"/>
                </w:rPr>
                <w:t>常</w:t>
              </w:r>
            </w:ins>
            <w:ins w:id="1041" w:author="goskii" w:date="2026-04-17T20:58:08Z">
              <w:r>
                <w:rPr>
                  <w:rFonts w:ascii="宋体" w:hAnsi="宋体" w:eastAsia="宋体" w:cs="宋体"/>
                  <w:b w:val="0"/>
                  <w:bCs w:val="0"/>
                  <w:color w:val="auto"/>
                  <w:sz w:val="18"/>
                  <w:szCs w:val="18"/>
                </w:rPr>
                <w:t>采</w:t>
              </w:r>
            </w:ins>
            <w:ins w:id="1042" w:author="goskii" w:date="2026-04-17T20:58:08Z">
              <w:r>
                <w:rPr>
                  <w:rFonts w:hint="default" w:ascii="宋体" w:hAnsi="宋体" w:eastAsia="宋体" w:cs="宋体"/>
                  <w:b w:val="0"/>
                  <w:bCs w:val="0"/>
                  <w:color w:val="auto"/>
                  <w:sz w:val="18"/>
                  <w:szCs w:val="18"/>
                </w:rPr>
                <w:t>用线</w:t>
              </w:r>
            </w:ins>
            <w:ins w:id="1043" w:author="goskii" w:date="2026-04-17T20:58:08Z">
              <w:r>
                <w:rPr>
                  <w:rFonts w:ascii="宋体" w:hAnsi="宋体" w:eastAsia="宋体" w:cs="宋体"/>
                  <w:b w:val="0"/>
                  <w:bCs w:val="0"/>
                  <w:color w:val="auto"/>
                  <w:sz w:val="18"/>
                  <w:szCs w:val="18"/>
                </w:rPr>
                <w:t>性</w:t>
              </w:r>
            </w:ins>
            <w:ins w:id="1044" w:author="goskii" w:date="2026-04-17T20:58:08Z">
              <w:r>
                <w:rPr>
                  <w:rFonts w:hint="default" w:ascii="宋体" w:hAnsi="宋体" w:eastAsia="宋体" w:cs="宋体"/>
                  <w:b w:val="0"/>
                  <w:bCs w:val="0"/>
                  <w:color w:val="auto"/>
                  <w:sz w:val="18"/>
                  <w:szCs w:val="18"/>
                </w:rPr>
                <w:t>或多项式</w:t>
              </w:r>
            </w:ins>
            <w:ins w:id="1045" w:author="goskii" w:date="2026-04-17T20:58:08Z">
              <w:r>
                <w:rPr>
                  <w:rFonts w:ascii="宋体" w:hAnsi="宋体" w:eastAsia="宋体" w:cs="宋体"/>
                  <w:b w:val="0"/>
                  <w:bCs w:val="0"/>
                  <w:color w:val="auto"/>
                  <w:sz w:val="18"/>
                  <w:szCs w:val="18"/>
                </w:rPr>
                <w:t>函</w:t>
              </w:r>
            </w:ins>
            <w:ins w:id="1046" w:author="goskii" w:date="2026-04-17T20:58:08Z">
              <w:r>
                <w:rPr>
                  <w:rFonts w:hint="default" w:ascii="宋体" w:hAnsi="宋体" w:eastAsia="宋体" w:cs="宋体"/>
                  <w:b w:val="0"/>
                  <w:bCs w:val="0"/>
                  <w:color w:val="auto"/>
                  <w:sz w:val="18"/>
                  <w:szCs w:val="18"/>
                </w:rPr>
                <w:t>数，使得预测结果易于解</w:t>
              </w:r>
            </w:ins>
            <w:ins w:id="1047" w:author="goskii" w:date="2026-04-17T20:58:08Z">
              <w:r>
                <w:rPr>
                  <w:rFonts w:ascii="宋体" w:hAnsi="宋体" w:eastAsia="宋体" w:cs="宋体"/>
                  <w:b w:val="0"/>
                  <w:bCs w:val="0"/>
                  <w:color w:val="auto"/>
                  <w:sz w:val="18"/>
                  <w:szCs w:val="18"/>
                </w:rPr>
                <w:t>释</w:t>
              </w:r>
            </w:ins>
            <w:ins w:id="1048" w:author="goskii" w:date="2026-04-17T20:58:08Z">
              <w:r>
                <w:rPr>
                  <w:rFonts w:hint="default" w:ascii="宋体" w:hAnsi="宋体" w:eastAsia="宋体" w:cs="宋体"/>
                  <w:b w:val="0"/>
                  <w:bCs w:val="0"/>
                  <w:color w:val="auto"/>
                  <w:sz w:val="18"/>
                  <w:szCs w:val="18"/>
                </w:rPr>
                <w:t>，但预测准确率</w:t>
              </w:r>
            </w:ins>
            <w:ins w:id="1049" w:author="goskii" w:date="2026-04-17T20:58:08Z">
              <w:r>
                <w:rPr>
                  <w:rFonts w:ascii="宋体" w:hAnsi="宋体" w:eastAsia="宋体" w:cs="宋体"/>
                  <w:b w:val="0"/>
                  <w:bCs w:val="0"/>
                  <w:color w:val="auto"/>
                  <w:sz w:val="18"/>
                  <w:szCs w:val="18"/>
                </w:rPr>
                <w:t>受</w:t>
              </w:r>
            </w:ins>
            <w:ins w:id="1050" w:author="goskii" w:date="2026-04-17T20:58:08Z">
              <w:r>
                <w:rPr>
                  <w:rFonts w:hint="default" w:ascii="宋体" w:hAnsi="宋体" w:eastAsia="宋体" w:cs="宋体"/>
                  <w:b w:val="0"/>
                  <w:bCs w:val="0"/>
                  <w:color w:val="auto"/>
                  <w:sz w:val="18"/>
                  <w:szCs w:val="18"/>
                </w:rPr>
                <w:t>限; 而</w:t>
              </w:r>
            </w:ins>
            <w:ins w:id="1051" w:author="goskii" w:date="2026-04-17T20:58:08Z">
              <w:r>
                <w:rPr>
                  <w:rFonts w:hint="default" w:ascii="宋体" w:hAnsi="宋体" w:eastAsia="宋体" w:cs="宋体"/>
                  <w:b w:val="0"/>
                  <w:bCs w:val="0"/>
                  <w:color w:val="auto"/>
                  <w:sz w:val="18"/>
                  <w:szCs w:val="18"/>
                  <w:highlight w:val="yellow"/>
                </w:rPr>
                <w:t>机器学</w:t>
              </w:r>
            </w:ins>
            <w:ins w:id="1052" w:author="goskii" w:date="2026-04-17T20:58:08Z">
              <w:r>
                <w:rPr>
                  <w:rFonts w:ascii="宋体" w:hAnsi="宋体" w:eastAsia="宋体" w:cs="宋体"/>
                  <w:b w:val="0"/>
                  <w:bCs w:val="0"/>
                  <w:color w:val="auto"/>
                  <w:sz w:val="18"/>
                  <w:szCs w:val="18"/>
                  <w:highlight w:val="yellow"/>
                </w:rPr>
                <w:t>习</w:t>
              </w:r>
            </w:ins>
            <w:ins w:id="1053" w:author="goskii" w:date="2026-04-17T20:58:08Z">
              <w:r>
                <w:rPr>
                  <w:rFonts w:hint="default" w:ascii="宋体" w:hAnsi="宋体" w:eastAsia="宋体" w:cs="宋体"/>
                  <w:b w:val="0"/>
                  <w:bCs w:val="0"/>
                  <w:color w:val="auto"/>
                  <w:sz w:val="18"/>
                  <w:szCs w:val="18"/>
                  <w:highlight w:val="yellow"/>
                </w:rPr>
                <w:t>方法</w:t>
              </w:r>
            </w:ins>
            <w:ins w:id="1054" w:author="goskii" w:date="2026-04-17T20:58:08Z">
              <w:r>
                <w:rPr>
                  <w:rFonts w:hint="default" w:ascii="宋体" w:hAnsi="宋体" w:eastAsia="宋体" w:cs="宋体"/>
                  <w:b w:val="0"/>
                  <w:bCs w:val="0"/>
                  <w:color w:val="auto"/>
                  <w:sz w:val="18"/>
                  <w:szCs w:val="18"/>
                </w:rPr>
                <w:t>更倾向于</w:t>
              </w:r>
            </w:ins>
            <w:ins w:id="1055" w:author="goskii" w:date="2026-04-17T20:58:08Z">
              <w:r>
                <w:rPr>
                  <w:rFonts w:ascii="宋体" w:hAnsi="宋体" w:eastAsia="宋体" w:cs="宋体"/>
                  <w:b w:val="0"/>
                  <w:bCs w:val="0"/>
                  <w:color w:val="auto"/>
                  <w:sz w:val="18"/>
                  <w:szCs w:val="18"/>
                </w:rPr>
                <w:t>复</w:t>
              </w:r>
            </w:ins>
            <w:ins w:id="1056" w:author="goskii" w:date="2026-04-17T20:58:08Z">
              <w:r>
                <w:rPr>
                  <w:rFonts w:hint="default" w:ascii="宋体" w:hAnsi="宋体" w:eastAsia="宋体" w:cs="宋体"/>
                  <w:b w:val="0"/>
                  <w:bCs w:val="0"/>
                  <w:color w:val="auto"/>
                  <w:sz w:val="18"/>
                  <w:szCs w:val="18"/>
                </w:rPr>
                <w:t>杂的非线性模型，能得到较高准确率，但所选择特</w:t>
              </w:r>
            </w:ins>
            <w:ins w:id="1057" w:author="goskii" w:date="2026-04-17T20:58:08Z">
              <w:r>
                <w:rPr>
                  <w:rFonts w:ascii="宋体" w:hAnsi="宋体" w:eastAsia="宋体" w:cs="宋体"/>
                  <w:b w:val="0"/>
                  <w:bCs w:val="0"/>
                  <w:color w:val="auto"/>
                  <w:sz w:val="18"/>
                  <w:szCs w:val="18"/>
                </w:rPr>
                <w:t>征</w:t>
              </w:r>
            </w:ins>
            <w:ins w:id="1058" w:author="goskii" w:date="2026-04-17T20:58:08Z">
              <w:r>
                <w:rPr>
                  <w:rFonts w:hint="default" w:ascii="宋体" w:hAnsi="宋体" w:eastAsia="宋体" w:cs="宋体"/>
                  <w:b w:val="0"/>
                  <w:bCs w:val="0"/>
                  <w:color w:val="auto"/>
                  <w:sz w:val="18"/>
                  <w:szCs w:val="18"/>
                </w:rPr>
                <w:t>与预测结果之间的关系难以解释</w:t>
              </w:r>
            </w:ins>
            <w:ins w:id="1059" w:author="goskii" w:date="2026-04-17T20:58:08Z">
              <w:r>
                <w:rPr>
                  <w:rFonts w:ascii="宋体" w:hAnsi="宋体" w:eastAsia="宋体" w:cs="宋体"/>
                  <w:b w:val="0"/>
                  <w:bCs w:val="0"/>
                  <w:color w:val="auto"/>
                  <w:sz w:val="18"/>
                  <w:szCs w:val="18"/>
                </w:rPr>
                <w:t>。</w:t>
              </w:r>
            </w:ins>
          </w:p>
          <w:p w14:paraId="5E3CD6BC">
            <w:pPr>
              <w:keepNext/>
              <w:snapToGrid w:val="0"/>
              <w:spacing w:before="40" w:after="40"/>
              <w:jc w:val="left"/>
              <w:rPr>
                <w:ins w:id="1060" w:author="goskii" w:date="2026-04-20T19:33:30Z"/>
                <w:rFonts w:ascii="宋体" w:hAnsi="宋体" w:eastAsia="宋体" w:cs="宋体"/>
                <w:b w:val="0"/>
                <w:bCs w:val="0"/>
                <w:color w:val="auto"/>
                <w:sz w:val="18"/>
                <w:szCs w:val="18"/>
              </w:rPr>
            </w:pPr>
          </w:p>
          <w:p w14:paraId="2E1C2782">
            <w:pPr>
              <w:keepNext/>
              <w:snapToGrid w:val="0"/>
              <w:spacing w:before="40" w:after="40"/>
              <w:jc w:val="left"/>
              <w:rPr>
                <w:ins w:id="1061" w:author="goskii" w:date="2026-04-20T19:33:05Z"/>
                <w:rFonts w:hint="eastAsia" w:ascii="宋体" w:hAnsi="宋体" w:eastAsia="宋体" w:cs="宋体"/>
                <w:b w:val="0"/>
                <w:bCs w:val="0"/>
                <w:color w:val="auto"/>
                <w:sz w:val="18"/>
                <w:szCs w:val="18"/>
                <w:highlight w:val="none"/>
                <w:lang w:val="en-US" w:eastAsia="zh-CN"/>
                <w:rPrChange w:id="1062" w:author="goskii" w:date="2026-04-20T19:34:17Z">
                  <w:rPr>
                    <w:ins w:id="1063" w:author="goskii" w:date="2026-04-20T19:33:05Z"/>
                    <w:rFonts w:hint="eastAsia" w:ascii="宋体" w:hAnsi="宋体" w:eastAsia="宋体" w:cs="宋体"/>
                    <w:b w:val="0"/>
                    <w:bCs w:val="0"/>
                    <w:color w:val="auto"/>
                    <w:sz w:val="18"/>
                    <w:szCs w:val="18"/>
                    <w:lang w:val="en-US" w:eastAsia="zh-CN"/>
                  </w:rPr>
                </w:rPrChange>
              </w:rPr>
            </w:pPr>
            <w:ins w:id="1064" w:author="goskii" w:date="2026-04-20T19:33:32Z">
              <w:r>
                <w:rPr>
                  <w:rFonts w:hint="eastAsia" w:cs="宋体"/>
                  <w:b w:val="0"/>
                  <w:bCs w:val="0"/>
                  <w:color w:val="auto"/>
                  <w:sz w:val="18"/>
                  <w:szCs w:val="18"/>
                  <w:lang w:val="en-US" w:eastAsia="zh-CN"/>
                </w:rPr>
                <w:t>A</w:t>
              </w:r>
            </w:ins>
            <w:ins w:id="1065" w:author="goskii" w:date="2026-04-20T19:33:33Z">
              <w:r>
                <w:rPr>
                  <w:rFonts w:hint="eastAsia" w:cs="宋体"/>
                  <w:b w:val="0"/>
                  <w:bCs w:val="0"/>
                  <w:color w:val="auto"/>
                  <w:sz w:val="18"/>
                  <w:szCs w:val="18"/>
                  <w:lang w:val="en-US" w:eastAsia="zh-CN"/>
                </w:rPr>
                <w:t>：</w:t>
              </w:r>
            </w:ins>
            <w:ins w:id="1066" w:author="goskii" w:date="2026-04-20T19:34:06Z">
              <w:r>
                <w:rPr>
                  <w:rFonts w:hint="default" w:ascii="宋体" w:hAnsi="宋体" w:eastAsia="宋体" w:cs="宋体"/>
                  <w:b w:val="0"/>
                  <w:bCs w:val="0"/>
                  <w:color w:val="auto"/>
                  <w:sz w:val="18"/>
                  <w:szCs w:val="18"/>
                  <w:highlight w:val="none"/>
                  <w:rPrChange w:id="1067" w:author="goskii" w:date="2026-04-20T19:34:17Z">
                    <w:rPr>
                      <w:rFonts w:hint="default" w:ascii="宋体" w:hAnsi="宋体" w:eastAsia="宋体" w:cs="宋体"/>
                      <w:b w:val="0"/>
                      <w:bCs w:val="0"/>
                      <w:color w:val="auto"/>
                      <w:sz w:val="18"/>
                      <w:szCs w:val="18"/>
                      <w:highlight w:val="yellow"/>
                    </w:rPr>
                  </w:rPrChange>
                </w:rPr>
                <w:t>统计</w:t>
              </w:r>
            </w:ins>
            <w:ins w:id="1068" w:author="goskii" w:date="2026-04-20T19:34:06Z">
              <w:r>
                <w:rPr>
                  <w:rFonts w:ascii="宋体" w:hAnsi="宋体" w:eastAsia="宋体" w:cs="宋体"/>
                  <w:b w:val="0"/>
                  <w:bCs w:val="0"/>
                  <w:color w:val="auto"/>
                  <w:sz w:val="18"/>
                  <w:szCs w:val="18"/>
                  <w:highlight w:val="none"/>
                  <w:rPrChange w:id="1069" w:author="goskii" w:date="2026-04-20T19:34:17Z">
                    <w:rPr>
                      <w:rFonts w:ascii="宋体" w:hAnsi="宋体" w:eastAsia="宋体" w:cs="宋体"/>
                      <w:b w:val="0"/>
                      <w:bCs w:val="0"/>
                      <w:color w:val="auto"/>
                      <w:sz w:val="18"/>
                      <w:szCs w:val="18"/>
                      <w:highlight w:val="yellow"/>
                    </w:rPr>
                  </w:rPrChange>
                </w:rPr>
                <w:t>回归方</w:t>
              </w:r>
            </w:ins>
            <w:ins w:id="1070" w:author="goskii" w:date="2026-04-20T19:34:06Z">
              <w:r>
                <w:rPr>
                  <w:rFonts w:hint="default" w:ascii="宋体" w:hAnsi="宋体" w:eastAsia="宋体" w:cs="宋体"/>
                  <w:b w:val="0"/>
                  <w:bCs w:val="0"/>
                  <w:color w:val="auto"/>
                  <w:sz w:val="18"/>
                  <w:szCs w:val="18"/>
                  <w:highlight w:val="none"/>
                  <w:rPrChange w:id="1071" w:author="goskii" w:date="2026-04-20T19:34:17Z">
                    <w:rPr>
                      <w:rFonts w:hint="default" w:ascii="宋体" w:hAnsi="宋体" w:eastAsia="宋体" w:cs="宋体"/>
                      <w:b w:val="0"/>
                      <w:bCs w:val="0"/>
                      <w:color w:val="auto"/>
                      <w:sz w:val="18"/>
                      <w:szCs w:val="18"/>
                      <w:highlight w:val="yellow"/>
                    </w:rPr>
                  </w:rPrChange>
                </w:rPr>
                <w:t>法</w:t>
              </w:r>
            </w:ins>
            <w:ins w:id="1072" w:author="goskii" w:date="2026-04-20T19:34:08Z">
              <w:r>
                <w:rPr>
                  <w:rFonts w:hint="eastAsia" w:cs="宋体"/>
                  <w:b w:val="0"/>
                  <w:bCs w:val="0"/>
                  <w:color w:val="auto"/>
                  <w:sz w:val="18"/>
                  <w:szCs w:val="18"/>
                  <w:highlight w:val="none"/>
                  <w:lang w:eastAsia="zh-CN"/>
                  <w:rPrChange w:id="1073" w:author="goskii" w:date="2026-04-20T19:34:17Z">
                    <w:rPr>
                      <w:rFonts w:hint="eastAsia" w:cs="宋体"/>
                      <w:b w:val="0"/>
                      <w:bCs w:val="0"/>
                      <w:color w:val="auto"/>
                      <w:sz w:val="18"/>
                      <w:szCs w:val="18"/>
                      <w:highlight w:val="yellow"/>
                      <w:lang w:eastAsia="zh-CN"/>
                    </w:rPr>
                  </w:rPrChange>
                </w:rPr>
                <w:t>、</w:t>
              </w:r>
            </w:ins>
            <w:ins w:id="1074" w:author="goskii" w:date="2026-04-20T19:34:13Z">
              <w:r>
                <w:rPr>
                  <w:rFonts w:hint="default" w:ascii="宋体" w:hAnsi="宋体" w:eastAsia="宋体" w:cs="宋体"/>
                  <w:b w:val="0"/>
                  <w:bCs w:val="0"/>
                  <w:color w:val="auto"/>
                  <w:sz w:val="18"/>
                  <w:szCs w:val="18"/>
                  <w:highlight w:val="none"/>
                  <w:rPrChange w:id="1075" w:author="goskii" w:date="2026-04-20T19:34:17Z">
                    <w:rPr>
                      <w:rFonts w:hint="default" w:ascii="宋体" w:hAnsi="宋体" w:eastAsia="宋体" w:cs="宋体"/>
                      <w:b w:val="0"/>
                      <w:bCs w:val="0"/>
                      <w:color w:val="auto"/>
                      <w:sz w:val="18"/>
                      <w:szCs w:val="18"/>
                      <w:highlight w:val="yellow"/>
                    </w:rPr>
                  </w:rPrChange>
                </w:rPr>
                <w:t>机器学</w:t>
              </w:r>
            </w:ins>
            <w:ins w:id="1076" w:author="goskii" w:date="2026-04-20T19:34:13Z">
              <w:r>
                <w:rPr>
                  <w:rFonts w:ascii="宋体" w:hAnsi="宋体" w:eastAsia="宋体" w:cs="宋体"/>
                  <w:b w:val="0"/>
                  <w:bCs w:val="0"/>
                  <w:color w:val="auto"/>
                  <w:sz w:val="18"/>
                  <w:szCs w:val="18"/>
                  <w:highlight w:val="none"/>
                  <w:rPrChange w:id="1077" w:author="goskii" w:date="2026-04-20T19:34:17Z">
                    <w:rPr>
                      <w:rFonts w:ascii="宋体" w:hAnsi="宋体" w:eastAsia="宋体" w:cs="宋体"/>
                      <w:b w:val="0"/>
                      <w:bCs w:val="0"/>
                      <w:color w:val="auto"/>
                      <w:sz w:val="18"/>
                      <w:szCs w:val="18"/>
                      <w:highlight w:val="yellow"/>
                    </w:rPr>
                  </w:rPrChange>
                </w:rPr>
                <w:t>习</w:t>
              </w:r>
            </w:ins>
            <w:ins w:id="1078" w:author="goskii" w:date="2026-04-20T19:34:13Z">
              <w:r>
                <w:rPr>
                  <w:rFonts w:hint="default" w:ascii="宋体" w:hAnsi="宋体" w:eastAsia="宋体" w:cs="宋体"/>
                  <w:b w:val="0"/>
                  <w:bCs w:val="0"/>
                  <w:color w:val="auto"/>
                  <w:sz w:val="18"/>
                  <w:szCs w:val="18"/>
                  <w:highlight w:val="none"/>
                  <w:rPrChange w:id="1079" w:author="goskii" w:date="2026-04-20T19:34:17Z">
                    <w:rPr>
                      <w:rFonts w:hint="default" w:ascii="宋体" w:hAnsi="宋体" w:eastAsia="宋体" w:cs="宋体"/>
                      <w:b w:val="0"/>
                      <w:bCs w:val="0"/>
                      <w:color w:val="auto"/>
                      <w:sz w:val="18"/>
                      <w:szCs w:val="18"/>
                      <w:highlight w:val="yellow"/>
                    </w:rPr>
                  </w:rPrChange>
                </w:rPr>
                <w:t>方法</w:t>
              </w:r>
            </w:ins>
          </w:p>
          <w:p w14:paraId="4D80F268">
            <w:pPr>
              <w:keepNext/>
              <w:snapToGrid w:val="0"/>
              <w:spacing w:before="40" w:after="40"/>
              <w:jc w:val="left"/>
              <w:rPr>
                <w:ins w:id="1080" w:author="goskii" w:date="2026-04-20T19:33:05Z"/>
                <w:rFonts w:ascii="宋体" w:hAnsi="宋体" w:eastAsia="宋体" w:cs="宋体"/>
                <w:b w:val="0"/>
                <w:bCs w:val="0"/>
                <w:color w:val="auto"/>
                <w:sz w:val="18"/>
                <w:szCs w:val="18"/>
              </w:rPr>
            </w:pPr>
          </w:p>
          <w:p w14:paraId="30EA993B">
            <w:pPr>
              <w:keepNext/>
              <w:snapToGrid w:val="0"/>
              <w:spacing w:before="40" w:after="40"/>
              <w:jc w:val="left"/>
              <w:rPr>
                <w:rFonts w:ascii="宋体" w:hAnsi="宋体" w:eastAsia="宋体" w:cs="宋体"/>
                <w:b w:val="0"/>
                <w:bCs w:val="0"/>
                <w:color w:val="auto"/>
                <w:sz w:val="18"/>
                <w:szCs w:val="18"/>
              </w:rPr>
            </w:pPr>
          </w:p>
        </w:tc>
        <w:tc>
          <w:tcPr>
            <w:tcW w:w="592" w:type="pct"/>
            <w:tcBorders>
              <w:top w:val="nil"/>
              <w:left w:val="nil"/>
              <w:bottom w:val="nil"/>
              <w:right w:val="nil"/>
            </w:tcBorders>
            <w:noWrap w:val="0"/>
            <w:tcMar>
              <w:top w:w="60" w:type="dxa"/>
              <w:left w:w="80" w:type="dxa"/>
              <w:bottom w:w="60" w:type="dxa"/>
              <w:right w:w="80" w:type="dxa"/>
            </w:tcMar>
            <w:vAlign w:val="top"/>
          </w:tcPr>
          <w:p w14:paraId="43C46B27">
            <w:pPr>
              <w:keepNext/>
              <w:snapToGrid w:val="0"/>
              <w:spacing w:before="40" w:after="40"/>
              <w:jc w:val="left"/>
              <w:rPr>
                <w:sz w:val="18"/>
                <w:szCs w:val="18"/>
              </w:rPr>
            </w:pPr>
            <w:ins w:id="1081" w:author="goskii" w:date="2026-04-17T20:58:36Z">
              <w:r>
                <w:rPr>
                  <w:rFonts w:ascii="宋体" w:hAnsi="宋体" w:eastAsia="宋体" w:cs="宋体"/>
                  <w:sz w:val="18"/>
                  <w:szCs w:val="18"/>
                </w:rPr>
                <w:t>《学者影响力预测研究综述》</w:t>
              </w:r>
            </w:ins>
          </w:p>
        </w:tc>
      </w:tr>
      <w:tr w14:paraId="728C8234">
        <w:trPr>
          <w:trHeight w:val="0" w:hRule="atLeast"/>
          <w:jc w:val="center"/>
          <w:del w:id="1082" w:author="池林" w:date="2026-09-24T16:36:04Z"/>
        </w:trPr>
        <w:tc>
          <w:tcPr>
            <w:tcW w:w="225" w:type="pct"/>
            <w:tcBorders>
              <w:top w:val="nil"/>
              <w:left w:val="nil"/>
              <w:bottom w:val="nil"/>
              <w:right w:val="nil"/>
            </w:tcBorders>
            <w:noWrap w:val="0"/>
            <w:tcMar>
              <w:top w:w="60" w:type="dxa"/>
              <w:left w:w="80" w:type="dxa"/>
              <w:bottom w:w="60" w:type="dxa"/>
              <w:right w:w="80" w:type="dxa"/>
            </w:tcMar>
            <w:vAlign w:val="top"/>
          </w:tcPr>
          <w:p w14:paraId="344BA1D6">
            <w:pPr>
              <w:keepNext/>
              <w:snapToGrid w:val="0"/>
              <w:spacing w:before="40" w:after="40"/>
              <w:jc w:val="center"/>
              <w:rPr>
                <w:del w:id="1083" w:author="池林" w:date="2026-09-24T16:36:04Z"/>
              </w:rPr>
            </w:pPr>
            <w:del w:id="1084" w:author="池林" w:date="2026-09-24T16:36:04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
          <w:p w14:paraId="71A3C35E">
            <w:pPr>
              <w:keepNext/>
              <w:snapToGrid w:val="0"/>
              <w:spacing w:before="40" w:after="40"/>
              <w:jc w:val="left"/>
              <w:rPr>
                <w:del w:id="1085" w:author="池林" w:date="2026-09-24T16:36:04Z"/>
              </w:rPr>
            </w:pPr>
            <w:del w:id="1086" w:author="池林" w:date="2026-09-24T16:36:04Z">
              <w:r>
                <w:rPr>
                  <w:rFonts w:ascii="宋体" w:hAnsi="宋体" w:eastAsia="宋体" w:cs="宋体"/>
                  <w:b w:val="0"/>
                  <w:bCs w:val="0"/>
                  <w:i w:val="0"/>
                  <w:iCs w:val="0"/>
                  <w:sz w:val="18"/>
                  <w:szCs w:val="18"/>
                </w:rPr>
                <w:delText>technique</w:delText>
              </w:r>
            </w:del>
          </w:p>
        </w:tc>
        <w:tc>
          <w:tcPr>
            <w:tcW w:w="407" w:type="pct"/>
            <w:tcBorders>
              <w:top w:val="nil"/>
              <w:left w:val="nil"/>
              <w:bottom w:val="nil"/>
              <w:right w:val="nil"/>
            </w:tcBorders>
            <w:noWrap w:val="0"/>
            <w:tcMar>
              <w:top w:w="60" w:type="dxa"/>
              <w:left w:w="80" w:type="dxa"/>
              <w:bottom w:w="60" w:type="dxa"/>
              <w:right w:w="80" w:type="dxa"/>
            </w:tcMar>
            <w:vAlign w:val="top"/>
          </w:tcPr>
          <w:p w14:paraId="6EE104F7">
            <w:pPr>
              <w:keepNext/>
              <w:snapToGrid w:val="0"/>
              <w:spacing w:before="40" w:after="40"/>
              <w:jc w:val="left"/>
              <w:rPr>
                <w:del w:id="1087" w:author="池林" w:date="2026-09-24T16:36:04Z"/>
              </w:rPr>
            </w:pPr>
            <w:del w:id="1088" w:author="池林" w:date="2026-09-24T16:36:04Z">
              <w:r>
                <w:rPr>
                  <w:rFonts w:ascii="宋体" w:hAnsi="宋体" w:eastAsia="宋体" w:cs="宋体"/>
                  <w:b w:val="0"/>
                  <w:bCs w:val="0"/>
                  <w:i w:val="0"/>
                  <w:iCs w:val="0"/>
                  <w:sz w:val="18"/>
                  <w:szCs w:val="18"/>
                </w:rPr>
                <w:delText>Abstract &gt; Methodological</w:delText>
              </w:r>
            </w:del>
          </w:p>
        </w:tc>
        <w:tc>
          <w:tcPr>
            <w:tcW w:w="240" w:type="pct"/>
            <w:tcBorders>
              <w:top w:val="nil"/>
              <w:left w:val="nil"/>
              <w:bottom w:val="nil"/>
              <w:right w:val="nil"/>
            </w:tcBorders>
            <w:noWrap w:val="0"/>
            <w:tcMar>
              <w:top w:w="60" w:type="dxa"/>
              <w:left w:w="80" w:type="dxa"/>
              <w:bottom w:w="60" w:type="dxa"/>
              <w:right w:w="80" w:type="dxa"/>
            </w:tcMar>
            <w:vAlign w:val="top"/>
          </w:tcPr>
          <w:p w14:paraId="03D10003">
            <w:pPr>
              <w:keepNext/>
              <w:snapToGrid w:val="0"/>
              <w:spacing w:before="40" w:after="40"/>
              <w:jc w:val="left"/>
              <w:rPr>
                <w:del w:id="1089" w:author="池林" w:date="2026-09-24T16:36:04Z"/>
              </w:rPr>
            </w:pPr>
            <w:del w:id="1090" w:author="池林" w:date="2026-09-24T16:36:04Z">
              <w:r>
                <w:rPr>
                  <w:rFonts w:ascii="宋体" w:hAnsi="宋体" w:eastAsia="宋体" w:cs="宋体"/>
                  <w:b/>
                  <w:bCs/>
                  <w:i w:val="0"/>
                  <w:iCs w:val="0"/>
                  <w:sz w:val="18"/>
                  <w:szCs w:val="18"/>
                </w:rPr>
                <w:delText>具体技术</w:delText>
              </w:r>
            </w:del>
          </w:p>
        </w:tc>
        <w:tc>
          <w:tcPr>
            <w:tcW w:w="498" w:type="pct"/>
            <w:tcBorders>
              <w:top w:val="nil"/>
              <w:left w:val="nil"/>
              <w:bottom w:val="nil"/>
              <w:right w:val="nil"/>
            </w:tcBorders>
            <w:noWrap w:val="0"/>
            <w:tcMar>
              <w:top w:w="60" w:type="dxa"/>
              <w:left w:w="80" w:type="dxa"/>
              <w:bottom w:w="60" w:type="dxa"/>
              <w:right w:w="80" w:type="dxa"/>
            </w:tcMar>
            <w:vAlign w:val="top"/>
          </w:tcPr>
          <w:p w14:paraId="0DCE44CD">
            <w:pPr>
              <w:keepNext/>
              <w:snapToGrid w:val="0"/>
              <w:spacing w:before="40" w:after="40"/>
              <w:jc w:val="left"/>
              <w:rPr>
                <w:del w:id="1091" w:author="池林" w:date="2026-09-24T16:36:04Z"/>
              </w:rPr>
            </w:pPr>
            <w:del w:id="1092" w:author="池林" w:date="2026-09-24T16:36:04Z">
              <w:r>
                <w:rPr>
                  <w:rFonts w:ascii="宋体" w:hAnsi="宋体" w:eastAsia="宋体" w:cs="宋体"/>
                  <w:b w:val="0"/>
                  <w:bCs w:val="0"/>
                  <w:i w:val="0"/>
                  <w:iCs w:val="0"/>
                  <w:sz w:val="18"/>
                  <w:szCs w:val="18"/>
                </w:rPr>
                <w:delText>某研究方法中的特定操作手段，是方法的组成部分而非完整的研究程序，如半结构化访谈中的追问技巧、内容分析中的编码方案。</w:delText>
              </w:r>
            </w:del>
          </w:p>
        </w:tc>
        <w:tc>
          <w:tcPr>
            <w:tcW w:w="1239" w:type="pct"/>
            <w:tcBorders>
              <w:top w:val="nil"/>
              <w:left w:val="nil"/>
              <w:bottom w:val="nil"/>
              <w:right w:val="nil"/>
            </w:tcBorders>
            <w:noWrap w:val="0"/>
            <w:tcMar>
              <w:top w:w="60" w:type="dxa"/>
              <w:left w:w="80" w:type="dxa"/>
              <w:bottom w:w="60" w:type="dxa"/>
              <w:right w:w="80" w:type="dxa"/>
            </w:tcMar>
            <w:vAlign w:val="top"/>
          </w:tcPr>
          <w:p w14:paraId="281922A1">
            <w:pPr>
              <w:keepNext/>
              <w:snapToGrid w:val="0"/>
              <w:spacing w:before="40" w:after="40"/>
              <w:jc w:val="left"/>
              <w:rPr>
                <w:del w:id="1093" w:author="池林" w:date="2026-09-24T16:36:04Z"/>
              </w:rPr>
            </w:pPr>
            <w:del w:id="1094" w:author="池林" w:date="2026-09-24T16:36:04Z">
              <w:r>
                <w:rPr>
                  <w:rFonts w:ascii="宋体" w:hAnsi="宋体" w:eastAsia="宋体" w:cs="宋体"/>
                  <w:b w:val="0"/>
                  <w:bCs w:val="0"/>
                  <w:i w:val="0"/>
                  <w:iCs w:val="0"/>
                  <w:sz w:val="18"/>
                  <w:szCs w:val="18"/>
                </w:rPr>
                <w:delText>vs method：technique 是 method 的子成分，不能独立构成完整研究程序。vs algorithm：technique 是研究操作层面的手段，algorithm 是计算机可执行的计算逻辑。</w:delText>
              </w:r>
            </w:del>
          </w:p>
        </w:tc>
        <w:tc>
          <w:tcPr>
            <w:tcW w:w="1182" w:type="pct"/>
            <w:tcBorders>
              <w:top w:val="nil"/>
              <w:left w:val="nil"/>
              <w:bottom w:val="nil"/>
              <w:right w:val="nil"/>
            </w:tcBorders>
            <w:noWrap w:val="0"/>
            <w:tcMar>
              <w:top w:w="60" w:type="dxa"/>
              <w:left w:w="80" w:type="dxa"/>
              <w:bottom w:w="60" w:type="dxa"/>
              <w:right w:w="80" w:type="dxa"/>
            </w:tcMar>
            <w:vAlign w:val="top"/>
          </w:tcPr>
          <w:p w14:paraId="2EB94128">
            <w:pPr>
              <w:keepNext/>
              <w:snapToGrid w:val="0"/>
              <w:spacing w:before="40" w:after="40"/>
              <w:jc w:val="left"/>
              <w:rPr>
                <w:ins w:id="1095" w:author="goskii" w:date="2026-04-20T19:34:26Z"/>
                <w:del w:id="1096" w:author="池林" w:date="2026-09-24T16:36:04Z"/>
                <w:sz w:val="18"/>
                <w:szCs w:val="18"/>
              </w:rPr>
            </w:pPr>
            <w:ins w:id="1097" w:author="goskii" w:date="2026-04-19T18:39:00Z">
              <w:del w:id="1098" w:author="池林" w:date="2026-09-24T16:36:04Z">
                <w:r>
                  <w:rPr>
                    <w:sz w:val="18"/>
                    <w:szCs w:val="18"/>
                    <w:rPrChange w:id="1099" w:author="goskii" w:date="2026-04-19T18:39:26Z">
                      <w:rPr/>
                    </w:rPrChange>
                  </w:rPr>
                  <w:delText>受控语言有明显的弊病:①需编制词表;②标引效率低;③标引的人为性大;④反映新概念能力差。这样,若只用受控技术进行检索,会使相关材料过于分散,导致较低的查全率。</w:delText>
                </w:r>
              </w:del>
            </w:ins>
          </w:p>
          <w:p w14:paraId="6CCD0E73">
            <w:pPr>
              <w:keepNext/>
              <w:snapToGrid w:val="0"/>
              <w:spacing w:before="40" w:after="40"/>
              <w:jc w:val="left"/>
              <w:rPr>
                <w:ins w:id="1102" w:author="goskii" w:date="2026-04-20T19:34:26Z"/>
                <w:del w:id="1103" w:author="池林" w:date="2026-09-24T16:36:04Z"/>
                <w:sz w:val="18"/>
                <w:szCs w:val="18"/>
              </w:rPr>
            </w:pPr>
          </w:p>
          <w:p w14:paraId="40451478">
            <w:pPr>
              <w:keepNext/>
              <w:snapToGrid w:val="0"/>
              <w:spacing w:before="40" w:after="40"/>
              <w:jc w:val="left"/>
              <w:rPr>
                <w:del w:id="1104" w:author="池林" w:date="2026-09-24T16:36:04Z"/>
                <w:rFonts w:hint="eastAsia" w:eastAsia="宋体"/>
                <w:sz w:val="18"/>
                <w:szCs w:val="18"/>
                <w:lang w:val="en-US" w:eastAsia="zh-CN"/>
              </w:rPr>
            </w:pPr>
            <w:ins w:id="1105" w:author="goskii" w:date="2026-04-20T19:34:27Z">
              <w:del w:id="1106" w:author="池林" w:date="2026-09-24T16:36:04Z">
                <w:r>
                  <w:rPr>
                    <w:rFonts w:hint="eastAsia"/>
                    <w:sz w:val="18"/>
                    <w:szCs w:val="18"/>
                    <w:lang w:val="en-US" w:eastAsia="zh-CN"/>
                  </w:rPr>
                  <w:delText>A</w:delText>
                </w:r>
              </w:del>
            </w:ins>
            <w:ins w:id="1107" w:author="goskii" w:date="2026-04-20T19:34:28Z">
              <w:del w:id="1108" w:author="池林" w:date="2026-09-24T16:36:04Z">
                <w:r>
                  <w:rPr>
                    <w:rFonts w:hint="eastAsia"/>
                    <w:sz w:val="18"/>
                    <w:szCs w:val="18"/>
                    <w:lang w:val="en-US" w:eastAsia="zh-CN"/>
                  </w:rPr>
                  <w:delText>：</w:delText>
                </w:r>
              </w:del>
            </w:ins>
            <w:ins w:id="1109" w:author="goskii" w:date="2026-04-20T19:34:39Z">
              <w:del w:id="1110" w:author="池林" w:date="2026-09-24T16:36:04Z">
                <w:r>
                  <w:rPr>
                    <w:sz w:val="18"/>
                    <w:szCs w:val="18"/>
                  </w:rPr>
                  <w:delText>受控技术</w:delText>
                </w:r>
              </w:del>
            </w:ins>
          </w:p>
        </w:tc>
        <w:tc>
          <w:tcPr>
            <w:tcW w:w="592" w:type="pct"/>
            <w:tcBorders>
              <w:top w:val="nil"/>
              <w:left w:val="nil"/>
              <w:bottom w:val="nil"/>
              <w:right w:val="nil"/>
            </w:tcBorders>
            <w:noWrap w:val="0"/>
            <w:tcMar>
              <w:top w:w="60" w:type="dxa"/>
              <w:left w:w="80" w:type="dxa"/>
              <w:bottom w:w="60" w:type="dxa"/>
              <w:right w:w="80" w:type="dxa"/>
            </w:tcMar>
            <w:vAlign w:val="top"/>
          </w:tcPr>
          <w:p w14:paraId="626493F8">
            <w:pPr>
              <w:keepNext/>
              <w:snapToGrid w:val="0"/>
              <w:spacing w:before="40" w:after="40"/>
              <w:jc w:val="left"/>
              <w:rPr>
                <w:del w:id="1111" w:author="池林" w:date="2026-09-24T16:36:04Z"/>
              </w:rPr>
            </w:pPr>
            <w:del w:id="1112" w:author="池林" w:date="2026-09-24T16:36:04Z">
              <w:r>
                <w:rPr>
                  <w:rFonts w:ascii="宋体" w:hAnsi="宋体" w:eastAsia="宋体" w:cs="宋体"/>
                  <w:b w:val="0"/>
                  <w:bCs w:val="0"/>
                  <w:i w:val="0"/>
                  <w:iCs w:val="0"/>
                  <w:sz w:val="18"/>
                  <w:szCs w:val="18"/>
                </w:rPr>
                <w:delText>① 211工程高校图书馆微信应用现状分析与对策研究</w:delText>
              </w:r>
            </w:del>
          </w:p>
          <w:p w14:paraId="025D83CF">
            <w:pPr>
              <w:keepNext/>
              <w:snapToGrid w:val="0"/>
              <w:spacing w:before="40" w:after="40"/>
              <w:jc w:val="left"/>
              <w:rPr>
                <w:del w:id="1113" w:author="池林" w:date="2026-09-24T16:36:04Z"/>
              </w:rPr>
            </w:pPr>
            <w:del w:id="1114" w:author="池林" w:date="2026-09-24T16:36:04Z">
              <w:r>
                <w:rPr>
                  <w:rFonts w:ascii="宋体" w:hAnsi="宋体" w:eastAsia="宋体" w:cs="宋体"/>
                  <w:b w:val="0"/>
                  <w:bCs w:val="0"/>
                  <w:i w:val="0"/>
                  <w:iCs w:val="0"/>
                  <w:sz w:val="18"/>
                  <w:szCs w:val="18"/>
                </w:rPr>
                <w:delText>② 211工程高校图书馆微信应用现状分析与对策研究</w:delText>
              </w:r>
            </w:del>
            <w:ins w:id="1115" w:author="goskii" w:date="2026-04-19T18:39:36Z">
              <w:del w:id="1116" w:author="池林" w:date="2026-09-24T16:36:04Z">
                <w:r>
                  <w:rPr>
                    <w:rFonts w:ascii="宋体" w:hAnsi="宋体" w:eastAsia="宋体" w:cs="宋体"/>
                    <w:b w:val="0"/>
                    <w:bCs w:val="0"/>
                    <w:i w:val="0"/>
                    <w:iCs w:val="0"/>
                    <w:sz w:val="18"/>
                    <w:szCs w:val="18"/>
                  </w:rPr>
                  <w:delText>《试论Internet环境下OPAC系统的发展趋势》</w:delText>
                </w:r>
              </w:del>
            </w:ins>
          </w:p>
        </w:tc>
      </w:tr>
      <w:tr w14:paraId="18D8CA31">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74969639">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75392854">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
          <w:p w14:paraId="4A217185">
            <w:pPr>
              <w:keepNext/>
              <w:snapToGrid w:val="0"/>
              <w:spacing w:before="40" w:after="40"/>
              <w:jc w:val="left"/>
            </w:pPr>
            <w:r>
              <w:rPr>
                <w:rFonts w:ascii="宋体" w:hAnsi="宋体" w:eastAsia="宋体" w:cs="宋体"/>
                <w:b w:val="0"/>
                <w:bCs w:val="0"/>
                <w:i w:val="0"/>
                <w:iCs w:val="0"/>
                <w:sz w:val="18"/>
                <w:szCs w:val="18"/>
              </w:rPr>
              <w:t>Abstract &gt; Methodological</w:t>
            </w:r>
          </w:p>
        </w:tc>
        <w:tc>
          <w:tcPr>
            <w:tcW w:w="240" w:type="pct"/>
            <w:tcBorders>
              <w:top w:val="nil"/>
              <w:left w:val="nil"/>
              <w:bottom w:val="nil"/>
              <w:right w:val="nil"/>
            </w:tcBorders>
            <w:noWrap w:val="0"/>
            <w:tcMar>
              <w:top w:w="60" w:type="dxa"/>
              <w:left w:w="80" w:type="dxa"/>
              <w:bottom w:w="60" w:type="dxa"/>
              <w:right w:w="80" w:type="dxa"/>
            </w:tcMar>
            <w:vAlign w:val="top"/>
          </w:tcPr>
          <w:p w14:paraId="5E482A91">
            <w:pPr>
              <w:keepNext/>
              <w:snapToGrid w:val="0"/>
              <w:spacing w:before="40" w:after="40"/>
              <w:jc w:val="left"/>
            </w:pPr>
            <w:r>
              <w:rPr>
                <w:rFonts w:ascii="宋体" w:hAnsi="宋体" w:eastAsia="宋体" w:cs="宋体"/>
                <w:b/>
                <w:bCs/>
                <w:i w:val="0"/>
                <w:iCs w:val="0"/>
                <w:sz w:val="18"/>
                <w:szCs w:val="18"/>
              </w:rPr>
              <w:t>其他方法论层实体</w:t>
            </w:r>
          </w:p>
        </w:tc>
        <w:tc>
          <w:tcPr>
            <w:tcW w:w="498" w:type="pct"/>
            <w:tcBorders>
              <w:top w:val="nil"/>
              <w:left w:val="nil"/>
              <w:bottom w:val="nil"/>
              <w:right w:val="nil"/>
            </w:tcBorders>
            <w:noWrap w:val="0"/>
            <w:tcMar>
              <w:top w:w="60" w:type="dxa"/>
              <w:left w:w="80" w:type="dxa"/>
              <w:bottom w:w="60" w:type="dxa"/>
              <w:right w:w="80" w:type="dxa"/>
            </w:tcMar>
            <w:vAlign w:val="top"/>
          </w:tcPr>
          <w:p w14:paraId="573523C2">
            <w:pPr>
              <w:keepNext/>
              <w:snapToGrid w:val="0"/>
              <w:spacing w:before="40" w:after="40"/>
              <w:jc w:val="left"/>
            </w:pPr>
            <w:r>
              <w:rPr>
                <w:rFonts w:ascii="宋体" w:hAnsi="宋体" w:eastAsia="宋体" w:cs="宋体"/>
                <w:b w:val="0"/>
                <w:bCs w:val="0"/>
                <w:i w:val="0"/>
                <w:iCs w:val="0"/>
                <w:sz w:val="18"/>
                <w:szCs w:val="18"/>
              </w:rPr>
              <w:t>当方法论实体无法归入 methodology / method / technique / 时使用，如某类特殊的分析策略或跨学科方法论形态。</w:t>
            </w:r>
          </w:p>
        </w:tc>
        <w:tc>
          <w:tcPr>
            <w:tcW w:w="1239" w:type="pct"/>
            <w:tcBorders>
              <w:top w:val="nil"/>
              <w:left w:val="nil"/>
              <w:bottom w:val="nil"/>
              <w:right w:val="nil"/>
            </w:tcBorders>
            <w:noWrap w:val="0"/>
            <w:tcMar>
              <w:top w:w="60" w:type="dxa"/>
              <w:left w:w="80" w:type="dxa"/>
              <w:bottom w:w="60" w:type="dxa"/>
              <w:right w:w="80" w:type="dxa"/>
            </w:tcMar>
            <w:vAlign w:val="top"/>
          </w:tcPr>
          <w:p w14:paraId="6CE4C255">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
          <w:p w14:paraId="09FBEE22">
            <w:pPr>
              <w:keepNext/>
              <w:snapToGrid w:val="0"/>
              <w:spacing w:before="40" w:after="40"/>
              <w:jc w:val="left"/>
            </w:pPr>
            <w:del w:id="1117" w:author="goskii" w:date="2026-04-20T17:30:01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
          <w:p w14:paraId="54166BED">
            <w:pPr>
              <w:keepNext/>
              <w:snapToGrid w:val="0"/>
              <w:spacing w:before="40" w:after="40"/>
              <w:jc w:val="left"/>
            </w:pPr>
            <w:r>
              <w:rPr>
                <w:rFonts w:ascii="宋体" w:hAnsi="宋体" w:eastAsia="宋体" w:cs="宋体"/>
                <w:b w:val="0"/>
                <w:bCs w:val="0"/>
                <w:i w:val="0"/>
                <w:iCs w:val="0"/>
                <w:sz w:val="18"/>
                <w:szCs w:val="18"/>
              </w:rPr>
              <w:t>—</w:t>
            </w:r>
          </w:p>
        </w:tc>
      </w:tr>
      <w:tr w14:paraId="528D17F2">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68976DB3">
            <w:pPr>
              <w:keepNext/>
              <w:snapToGrid w:val="0"/>
              <w:spacing w:before="40" w:after="40"/>
              <w:jc w:val="left"/>
            </w:pPr>
            <w:r>
              <w:rPr>
                <w:rFonts w:ascii="宋体" w:hAnsi="宋体" w:eastAsia="宋体" w:cs="宋体"/>
                <w:b/>
                <w:bCs/>
                <w:i w:val="0"/>
                <w:iCs w:val="0"/>
                <w:sz w:val="20"/>
                <w:szCs w:val="20"/>
              </w:rPr>
              <w:t>3.4 EpistemicEntity（认识论共同体层）— 共享认识论立场的抽象共同体，本质是 AbstractEntity 而非 Agent</w:t>
            </w:r>
          </w:p>
        </w:tc>
      </w:tr>
      <w:tr w14:paraId="444354DE">
        <w:tblPrEx>
          <w:tblPrExChange w:id="1119" w:author="goskii" w:date="2026-04-19T18:40:52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del w:id="1118" w:author="池林" w:date="2026-09-24T16:37:37Z"/>
          <w:trPrChange w:id="1119" w:author="goskii" w:date="2026-04-19T18:40:52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120" w:author="goskii" w:date="2026-04-19T18:40:52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6CA3DF7F">
            <w:pPr>
              <w:keepNext/>
              <w:snapToGrid w:val="0"/>
              <w:spacing w:before="40" w:after="40"/>
              <w:jc w:val="center"/>
              <w:rPr>
                <w:del w:id="1121" w:author="池林" w:date="2026-09-24T16:37:37Z"/>
              </w:rPr>
            </w:pPr>
            <w:del w:id="1122" w:author="池林" w:date="2026-09-24T16:37:37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Change w:id="1123" w:author="goskii" w:date="2026-04-19T18:40:52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6E2CC9F6">
            <w:pPr>
              <w:keepNext/>
              <w:snapToGrid w:val="0"/>
              <w:spacing w:before="40" w:after="40"/>
              <w:jc w:val="left"/>
              <w:rPr>
                <w:del w:id="1124" w:author="池林" w:date="2026-09-24T16:37:37Z"/>
              </w:rPr>
            </w:pPr>
            <w:del w:id="1125" w:author="池林" w:date="2026-09-24T16:37:37Z">
              <w:r>
                <w:rPr>
                  <w:rFonts w:ascii="宋体" w:hAnsi="宋体" w:eastAsia="宋体" w:cs="宋体"/>
                  <w:b w:val="0"/>
                  <w:bCs w:val="0"/>
                  <w:i w:val="0"/>
                  <w:iCs w:val="0"/>
                  <w:sz w:val="18"/>
                  <w:szCs w:val="18"/>
                </w:rPr>
                <w:delText>paradigm</w:delText>
              </w:r>
            </w:del>
          </w:p>
        </w:tc>
        <w:tc>
          <w:tcPr>
            <w:tcW w:w="407" w:type="pct"/>
            <w:tcBorders>
              <w:top w:val="nil"/>
              <w:left w:val="nil"/>
              <w:bottom w:val="nil"/>
              <w:right w:val="nil"/>
            </w:tcBorders>
            <w:noWrap w:val="0"/>
            <w:tcMar>
              <w:top w:w="60" w:type="dxa"/>
              <w:left w:w="80" w:type="dxa"/>
              <w:bottom w:w="60" w:type="dxa"/>
              <w:right w:w="80" w:type="dxa"/>
            </w:tcMar>
            <w:vAlign w:val="top"/>
            <w:tcPrChange w:id="1126" w:author="goskii" w:date="2026-04-19T18:40:52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139CE7E7">
            <w:pPr>
              <w:keepNext/>
              <w:snapToGrid w:val="0"/>
              <w:spacing w:before="40" w:after="40"/>
              <w:jc w:val="left"/>
              <w:rPr>
                <w:del w:id="1127" w:author="池林" w:date="2026-09-24T16:37:37Z"/>
              </w:rPr>
            </w:pPr>
            <w:del w:id="1128" w:author="池林" w:date="2026-09-24T16:37:37Z">
              <w:r>
                <w:rPr>
                  <w:rFonts w:ascii="宋体" w:hAnsi="宋体" w:eastAsia="宋体" w:cs="宋体"/>
                  <w:b w:val="0"/>
                  <w:bCs w:val="0"/>
                  <w:i w:val="0"/>
                  <w:iCs w:val="0"/>
                  <w:sz w:val="18"/>
                  <w:szCs w:val="18"/>
                </w:rPr>
                <w:delText>Abstract &gt; Epistemic</w:delText>
              </w:r>
            </w:del>
          </w:p>
        </w:tc>
        <w:tc>
          <w:tcPr>
            <w:tcW w:w="240" w:type="pct"/>
            <w:tcBorders>
              <w:top w:val="nil"/>
              <w:left w:val="nil"/>
              <w:bottom w:val="nil"/>
              <w:right w:val="nil"/>
            </w:tcBorders>
            <w:noWrap w:val="0"/>
            <w:tcMar>
              <w:top w:w="60" w:type="dxa"/>
              <w:left w:w="80" w:type="dxa"/>
              <w:bottom w:w="60" w:type="dxa"/>
              <w:right w:w="80" w:type="dxa"/>
            </w:tcMar>
            <w:vAlign w:val="top"/>
            <w:tcPrChange w:id="1129" w:author="goskii" w:date="2026-04-19T18:40:52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5EA88553">
            <w:pPr>
              <w:keepNext/>
              <w:snapToGrid w:val="0"/>
              <w:spacing w:before="40" w:after="40"/>
              <w:jc w:val="left"/>
              <w:rPr>
                <w:del w:id="1130" w:author="池林" w:date="2026-09-24T16:37:37Z"/>
              </w:rPr>
            </w:pPr>
            <w:del w:id="1131" w:author="池林" w:date="2026-09-24T16:37:37Z">
              <w:r>
                <w:rPr>
                  <w:rFonts w:ascii="宋体" w:hAnsi="宋体" w:eastAsia="宋体" w:cs="宋体"/>
                  <w:b/>
                  <w:bCs/>
                  <w:i w:val="0"/>
                  <w:iCs w:val="0"/>
                  <w:sz w:val="18"/>
                  <w:szCs w:val="18"/>
                </w:rPr>
                <w:delText>研究范式</w:delText>
              </w:r>
            </w:del>
          </w:p>
        </w:tc>
        <w:tc>
          <w:tcPr>
            <w:tcW w:w="498" w:type="pct"/>
            <w:tcBorders>
              <w:top w:val="nil"/>
              <w:left w:val="nil"/>
              <w:bottom w:val="nil"/>
              <w:right w:val="nil"/>
            </w:tcBorders>
            <w:noWrap w:val="0"/>
            <w:tcMar>
              <w:top w:w="60" w:type="dxa"/>
              <w:left w:w="80" w:type="dxa"/>
              <w:bottom w:w="60" w:type="dxa"/>
              <w:right w:w="80" w:type="dxa"/>
            </w:tcMar>
            <w:vAlign w:val="top"/>
            <w:tcPrChange w:id="1132" w:author="goskii" w:date="2026-04-19T18:40:52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77658172">
            <w:pPr>
              <w:keepNext/>
              <w:snapToGrid w:val="0"/>
              <w:spacing w:before="40" w:after="40"/>
              <w:jc w:val="left"/>
              <w:rPr>
                <w:del w:id="1133" w:author="池林" w:date="2026-09-24T16:37:37Z"/>
              </w:rPr>
            </w:pPr>
            <w:del w:id="1134" w:author="池林" w:date="2026-09-24T16:37:37Z">
              <w:r>
                <w:rPr>
                  <w:rFonts w:ascii="宋体" w:hAnsi="宋体" w:eastAsia="宋体" w:cs="宋体"/>
                  <w:b w:val="0"/>
                  <w:bCs w:val="0"/>
                  <w:i w:val="0"/>
                  <w:iCs w:val="0"/>
                  <w:sz w:val="18"/>
                  <w:szCs w:val="18"/>
                </w:rPr>
                <w:delText>学术共同体共享的基本假设集合（Kuhn 意义上的范式），是整个学术共同体的世界观，如实证主义范式、解释主义范式。</w:delText>
              </w:r>
            </w:del>
          </w:p>
        </w:tc>
        <w:tc>
          <w:tcPr>
            <w:tcW w:w="1239" w:type="pct"/>
            <w:tcBorders>
              <w:top w:val="nil"/>
              <w:left w:val="nil"/>
              <w:bottom w:val="nil"/>
              <w:right w:val="nil"/>
            </w:tcBorders>
            <w:noWrap w:val="0"/>
            <w:tcMar>
              <w:top w:w="60" w:type="dxa"/>
              <w:left w:w="80" w:type="dxa"/>
              <w:bottom w:w="60" w:type="dxa"/>
              <w:right w:w="80" w:type="dxa"/>
            </w:tcMar>
            <w:vAlign w:val="top"/>
            <w:tcPrChange w:id="1135" w:author="goskii" w:date="2026-04-19T18:40:52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1B197E6F">
            <w:pPr>
              <w:keepNext/>
              <w:snapToGrid w:val="0"/>
              <w:spacing w:before="40" w:after="40"/>
              <w:jc w:val="left"/>
              <w:rPr>
                <w:del w:id="1136" w:author="池林" w:date="2026-09-24T16:37:37Z"/>
              </w:rPr>
            </w:pPr>
            <w:del w:id="1137" w:author="池林" w:date="2026-09-24T16:37:37Z">
              <w:r>
                <w:rPr>
                  <w:rFonts w:ascii="宋体" w:hAnsi="宋体" w:eastAsia="宋体" w:cs="宋体"/>
                  <w:b w:val="0"/>
                  <w:bCs w:val="0"/>
                  <w:i w:val="0"/>
                  <w:iCs w:val="0"/>
                  <w:sz w:val="18"/>
                  <w:szCs w:val="18"/>
                </w:rPr>
                <w:delText>vs methodology：paradigm 是共同体层面共享的整体世界观，methodology 是研究者个人或某项研究采用的认识论立场。vs approach：paradigm 是最高层次的共识性假设集合，approach 是比范式更具体的研究风格。</w:delText>
              </w:r>
            </w:del>
          </w:p>
        </w:tc>
        <w:tc>
          <w:tcPr>
            <w:tcW w:w="1182" w:type="pct"/>
            <w:tcBorders>
              <w:top w:val="nil"/>
              <w:left w:val="nil"/>
              <w:bottom w:val="nil"/>
              <w:right w:val="nil"/>
            </w:tcBorders>
            <w:shd w:val="clear" w:color="auto" w:fill="auto"/>
            <w:noWrap w:val="0"/>
            <w:tcMar>
              <w:top w:w="60" w:type="dxa"/>
              <w:left w:w="80" w:type="dxa"/>
              <w:bottom w:w="60" w:type="dxa"/>
              <w:right w:w="80" w:type="dxa"/>
            </w:tcMar>
            <w:vAlign w:val="top"/>
            <w:tcPrChange w:id="1138" w:author="goskii" w:date="2026-04-19T18:40:52Z">
              <w:tcPr>
                <w:tcW w:w="1182" w:type="pct"/>
                <w:gridSpan w:val="3"/>
                <w:tcBorders>
                  <w:top w:val="nil"/>
                  <w:left w:val="nil"/>
                  <w:bottom w:val="nil"/>
                  <w:right w:val="nil"/>
                </w:tcBorders>
                <w:shd w:val="clear" w:color="auto" w:fill="E6E0EC" w:themeFill="accent4" w:themeFillTint="32"/>
                <w:noWrap w:val="0"/>
                <w:tcMar>
                  <w:top w:w="60" w:type="dxa"/>
                  <w:left w:w="80" w:type="dxa"/>
                  <w:bottom w:w="60" w:type="dxa"/>
                  <w:right w:w="80" w:type="dxa"/>
                </w:tcMar>
                <w:vAlign w:val="top"/>
              </w:tcPr>
            </w:tcPrChange>
          </w:tcPr>
          <w:p w14:paraId="35C63144">
            <w:pPr>
              <w:keepNext/>
              <w:snapToGrid w:val="0"/>
              <w:spacing w:before="40" w:after="40"/>
              <w:jc w:val="left"/>
              <w:rPr>
                <w:ins w:id="1139" w:author="goskii" w:date="2026-04-20T19:34:43Z"/>
                <w:del w:id="1140" w:author="池林" w:date="2026-09-24T16:37:37Z"/>
                <w:sz w:val="18"/>
                <w:szCs w:val="18"/>
              </w:rPr>
            </w:pPr>
            <w:ins w:id="1141" w:author="goskii" w:date="2026-04-19T18:40:04Z">
              <w:del w:id="1142" w:author="池林" w:date="2026-09-24T16:37:37Z">
                <w:r>
                  <w:rPr>
                    <w:sz w:val="18"/>
                    <w:szCs w:val="18"/>
                    <w:rPrChange w:id="1143" w:author="goskii" w:date="2026-04-19T18:40:09Z">
                      <w:rPr/>
                    </w:rPrChange>
                  </w:rPr>
                  <w:delText>第四范式不仅是研究方法的变化,更是人类思维方式的重大变化。</w:delText>
                </w:r>
              </w:del>
            </w:ins>
          </w:p>
          <w:p w14:paraId="0A523CC7">
            <w:pPr>
              <w:keepNext/>
              <w:snapToGrid w:val="0"/>
              <w:spacing w:before="40" w:after="40"/>
              <w:jc w:val="left"/>
              <w:rPr>
                <w:ins w:id="1146" w:author="goskii" w:date="2026-04-20T19:34:43Z"/>
                <w:del w:id="1147" w:author="池林" w:date="2026-09-24T16:37:37Z"/>
                <w:sz w:val="18"/>
                <w:szCs w:val="18"/>
              </w:rPr>
            </w:pPr>
          </w:p>
          <w:p w14:paraId="72A382B9">
            <w:pPr>
              <w:keepNext/>
              <w:snapToGrid w:val="0"/>
              <w:spacing w:before="40" w:after="40"/>
              <w:jc w:val="left"/>
              <w:rPr>
                <w:del w:id="1148" w:author="池林" w:date="2026-09-24T16:37:37Z"/>
                <w:rFonts w:hint="default" w:eastAsia="宋体"/>
                <w:sz w:val="18"/>
                <w:szCs w:val="18"/>
                <w:lang w:val="en-US" w:eastAsia="zh-CN"/>
              </w:rPr>
            </w:pPr>
            <w:ins w:id="1149" w:author="goskii" w:date="2026-04-20T19:34:44Z">
              <w:del w:id="1150" w:author="池林" w:date="2026-09-24T16:37:37Z">
                <w:r>
                  <w:rPr>
                    <w:rFonts w:hint="eastAsia"/>
                    <w:sz w:val="18"/>
                    <w:szCs w:val="18"/>
                    <w:lang w:val="en-US" w:eastAsia="zh-CN"/>
                  </w:rPr>
                  <w:delText>A</w:delText>
                </w:r>
              </w:del>
            </w:ins>
            <w:ins w:id="1151" w:author="goskii" w:date="2026-04-20T19:34:45Z">
              <w:del w:id="1152" w:author="池林" w:date="2026-09-24T16:37:37Z">
                <w:r>
                  <w:rPr>
                    <w:rFonts w:hint="eastAsia"/>
                    <w:sz w:val="18"/>
                    <w:szCs w:val="18"/>
                    <w:lang w:val="en-US" w:eastAsia="zh-CN"/>
                  </w:rPr>
                  <w:delText>：</w:delText>
                </w:r>
              </w:del>
            </w:ins>
            <w:ins w:id="1153" w:author="goskii" w:date="2026-04-20T19:34:47Z">
              <w:del w:id="1154" w:author="池林" w:date="2026-09-24T16:37:37Z">
                <w:r>
                  <w:rPr>
                    <w:rFonts w:hint="eastAsia"/>
                    <w:sz w:val="18"/>
                    <w:szCs w:val="18"/>
                    <w:lang w:val="en-US" w:eastAsia="zh-CN"/>
                  </w:rPr>
                  <w:delText>第四范式</w:delText>
                </w:r>
              </w:del>
            </w:ins>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Change w:id="1155" w:author="goskii" w:date="2026-04-19T18:40:52Z">
              <w:tcPr>
                <w:tcW w:w="592" w:type="pct"/>
                <w:gridSpan w:val="3"/>
                <w:tcBorders>
                  <w:top w:val="nil"/>
                  <w:left w:val="nil"/>
                  <w:bottom w:val="nil"/>
                  <w:right w:val="nil"/>
                </w:tcBorders>
                <w:shd w:val="clear" w:color="auto" w:fill="E6E0EC" w:themeFill="accent4" w:themeFillTint="32"/>
                <w:noWrap w:val="0"/>
                <w:tcMar>
                  <w:top w:w="60" w:type="dxa"/>
                  <w:left w:w="80" w:type="dxa"/>
                  <w:bottom w:w="60" w:type="dxa"/>
                  <w:right w:w="80" w:type="dxa"/>
                </w:tcMar>
                <w:vAlign w:val="top"/>
              </w:tcPr>
            </w:tcPrChange>
          </w:tcPr>
          <w:p w14:paraId="61744E97">
            <w:pPr>
              <w:keepNext/>
              <w:snapToGrid w:val="0"/>
              <w:spacing w:before="40" w:after="40"/>
              <w:jc w:val="left"/>
              <w:rPr>
                <w:del w:id="1156" w:author="池林" w:date="2026-09-24T16:37:37Z"/>
                <w:rFonts w:hint="eastAsia" w:eastAsia="宋体"/>
                <w:lang w:eastAsia="zh-CN"/>
              </w:rPr>
            </w:pPr>
            <w:del w:id="1157" w:author="池林" w:date="2026-09-24T16:37:37Z">
              <w:r>
                <w:rPr>
                  <w:rFonts w:ascii="宋体" w:hAnsi="宋体" w:eastAsia="宋体" w:cs="宋体"/>
                  <w:b w:val="0"/>
                  <w:bCs w:val="0"/>
                  <w:i w:val="0"/>
                  <w:iCs w:val="0"/>
                  <w:sz w:val="18"/>
                  <w:szCs w:val="18"/>
                </w:rPr>
                <w:delText>『2017年全国图书馆学基础理论研讨会』综述（龚蛟腾）</w:delText>
              </w:r>
            </w:del>
            <w:ins w:id="1158" w:author="goskii" w:date="2026-04-19T18:40:33Z">
              <w:del w:id="1159" w:author="池林" w:date="2026-09-24T16:37:37Z">
                <w:r>
                  <w:rPr>
                    <w:rFonts w:hint="eastAsia" w:cs="宋体"/>
                    <w:b w:val="0"/>
                    <w:bCs w:val="0"/>
                    <w:i w:val="0"/>
                    <w:iCs w:val="0"/>
                    <w:sz w:val="18"/>
                    <w:szCs w:val="18"/>
                    <w:lang w:eastAsia="zh-CN"/>
                  </w:rPr>
                  <w:delText>《</w:delText>
                </w:r>
              </w:del>
            </w:ins>
            <w:ins w:id="1160" w:author="goskii" w:date="2026-04-19T18:40:41Z">
              <w:del w:id="1161" w:author="池林" w:date="2026-09-24T16:37:37Z">
                <w:r>
                  <w:rPr>
                    <w:rFonts w:hint="eastAsia" w:cs="宋体"/>
                    <w:b w:val="0"/>
                    <w:bCs w:val="0"/>
                    <w:i w:val="0"/>
                    <w:iCs w:val="0"/>
                    <w:sz w:val="18"/>
                    <w:szCs w:val="18"/>
                    <w:lang w:eastAsia="zh-CN"/>
                  </w:rPr>
                  <w:delText>“</w:delText>
                </w:r>
              </w:del>
            </w:ins>
            <w:ins w:id="1162" w:author="goskii" w:date="2026-04-19T18:40:38Z">
              <w:del w:id="1163" w:author="池林" w:date="2026-09-24T16:37:37Z">
                <w:r>
                  <w:rPr>
                    <w:rFonts w:hint="eastAsia" w:cs="宋体"/>
                    <w:b w:val="0"/>
                    <w:bCs w:val="0"/>
                    <w:i w:val="0"/>
                    <w:iCs w:val="0"/>
                    <w:sz w:val="18"/>
                    <w:szCs w:val="18"/>
                    <w:lang w:eastAsia="zh-CN"/>
                  </w:rPr>
                  <w:delText>基于ＣＡＤＡＬ平台的资源共享与应用”国际研讨会综述</w:delText>
                </w:r>
              </w:del>
            </w:ins>
            <w:ins w:id="1164" w:author="goskii" w:date="2026-04-19T18:40:33Z">
              <w:del w:id="1165" w:author="池林" w:date="2026-09-24T16:37:37Z">
                <w:r>
                  <w:rPr>
                    <w:rFonts w:hint="eastAsia" w:cs="宋体"/>
                    <w:b w:val="0"/>
                    <w:bCs w:val="0"/>
                    <w:i w:val="0"/>
                    <w:iCs w:val="0"/>
                    <w:sz w:val="18"/>
                    <w:szCs w:val="18"/>
                    <w:lang w:eastAsia="zh-CN"/>
                  </w:rPr>
                  <w:delText>》</w:delText>
                </w:r>
              </w:del>
            </w:ins>
          </w:p>
        </w:tc>
      </w:tr>
      <w:tr w14:paraId="556B880E">
        <w:tblPrEx>
          <w:tblPrExChange w:id="1166"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166"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167"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48B8F2AB">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1168"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463E5519">
            <w:pPr>
              <w:keepNext/>
              <w:snapToGrid w:val="0"/>
              <w:spacing w:before="40" w:after="40"/>
              <w:jc w:val="left"/>
              <w:rPr>
                <w:ins w:id="1169" w:author="池林" w:date="2026-09-24T16:37:08Z"/>
                <w:rFonts w:ascii="宋体" w:hAnsi="宋体" w:eastAsia="宋体" w:cs="宋体"/>
                <w:b w:val="0"/>
                <w:bCs w:val="0"/>
                <w:i w:val="0"/>
                <w:iCs w:val="0"/>
                <w:sz w:val="18"/>
                <w:szCs w:val="18"/>
              </w:rPr>
            </w:pPr>
            <w:ins w:id="1170" w:author="池林" w:date="2026-09-24T16:37:08Z">
              <w:r>
                <w:rPr>
                  <w:rFonts w:ascii="宋体" w:hAnsi="宋体" w:eastAsia="宋体" w:cs="宋体"/>
                  <w:b w:val="0"/>
                  <w:bCs w:val="0"/>
                  <w:i w:val="0"/>
                  <w:iCs w:val="0"/>
                  <w:sz w:val="18"/>
                  <w:szCs w:val="18"/>
                  <w:lang w:val="en-US" w:eastAsia="zh-CN"/>
                </w:rPr>
                <w:t>research_orientation</w:t>
              </w:r>
            </w:ins>
          </w:p>
          <w:p w14:paraId="23FD73E2">
            <w:pPr>
              <w:keepNext/>
              <w:snapToGrid w:val="0"/>
              <w:spacing w:before="40" w:after="40"/>
              <w:jc w:val="left"/>
            </w:pPr>
            <w:del w:id="1171" w:author="池林" w:date="2026-09-24T16:37:08Z">
              <w:r>
                <w:rPr>
                  <w:rFonts w:ascii="宋体" w:hAnsi="宋体" w:eastAsia="宋体" w:cs="宋体"/>
                  <w:b w:val="0"/>
                  <w:bCs w:val="0"/>
                  <w:i w:val="0"/>
                  <w:iCs w:val="0"/>
                  <w:sz w:val="18"/>
                  <w:szCs w:val="18"/>
                </w:rPr>
                <w:delText>approach</w:delText>
              </w:r>
            </w:del>
          </w:p>
        </w:tc>
        <w:tc>
          <w:tcPr>
            <w:tcW w:w="407" w:type="pct"/>
            <w:tcBorders>
              <w:top w:val="nil"/>
              <w:left w:val="nil"/>
              <w:bottom w:val="nil"/>
              <w:right w:val="nil"/>
            </w:tcBorders>
            <w:noWrap w:val="0"/>
            <w:tcMar>
              <w:top w:w="60" w:type="dxa"/>
              <w:left w:w="80" w:type="dxa"/>
              <w:bottom w:w="60" w:type="dxa"/>
              <w:right w:w="80" w:type="dxa"/>
            </w:tcMar>
            <w:vAlign w:val="top"/>
            <w:tcPrChange w:id="1172"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553E02A2">
            <w:pPr>
              <w:keepNext/>
              <w:snapToGrid w:val="0"/>
              <w:spacing w:before="40" w:after="40"/>
              <w:jc w:val="left"/>
            </w:pPr>
            <w:r>
              <w:rPr>
                <w:rFonts w:ascii="宋体" w:hAnsi="宋体" w:eastAsia="宋体" w:cs="宋体"/>
                <w:b w:val="0"/>
                <w:bCs w:val="0"/>
                <w:i w:val="0"/>
                <w:iCs w:val="0"/>
                <w:sz w:val="18"/>
                <w:szCs w:val="18"/>
              </w:rPr>
              <w:t>Abstract &gt; Epistemic</w:t>
            </w:r>
          </w:p>
        </w:tc>
        <w:tc>
          <w:tcPr>
            <w:tcW w:w="240" w:type="pct"/>
            <w:tcBorders>
              <w:top w:val="nil"/>
              <w:left w:val="nil"/>
              <w:bottom w:val="nil"/>
              <w:right w:val="nil"/>
            </w:tcBorders>
            <w:noWrap w:val="0"/>
            <w:tcMar>
              <w:top w:w="60" w:type="dxa"/>
              <w:left w:w="80" w:type="dxa"/>
              <w:bottom w:w="60" w:type="dxa"/>
              <w:right w:w="80" w:type="dxa"/>
            </w:tcMar>
            <w:vAlign w:val="top"/>
            <w:tcPrChange w:id="1173"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4249F063">
            <w:pPr>
              <w:keepNext/>
              <w:snapToGrid w:val="0"/>
              <w:spacing w:before="40" w:after="40"/>
              <w:jc w:val="left"/>
            </w:pPr>
            <w:r>
              <w:rPr>
                <w:rFonts w:ascii="宋体" w:hAnsi="宋体" w:eastAsia="宋体" w:cs="宋体"/>
                <w:b/>
                <w:bCs/>
                <w:i w:val="0"/>
                <w:iCs w:val="0"/>
                <w:sz w:val="18"/>
                <w:szCs w:val="18"/>
              </w:rPr>
              <w:t>研究取向</w:t>
            </w:r>
          </w:p>
        </w:tc>
        <w:tc>
          <w:tcPr>
            <w:tcW w:w="498" w:type="pct"/>
            <w:tcBorders>
              <w:top w:val="nil"/>
              <w:left w:val="nil"/>
              <w:bottom w:val="nil"/>
              <w:right w:val="nil"/>
            </w:tcBorders>
            <w:noWrap w:val="0"/>
            <w:tcMar>
              <w:top w:w="60" w:type="dxa"/>
              <w:left w:w="80" w:type="dxa"/>
              <w:bottom w:w="60" w:type="dxa"/>
              <w:right w:w="80" w:type="dxa"/>
            </w:tcMar>
            <w:vAlign w:val="top"/>
            <w:tcPrChange w:id="1174"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59279FF5">
            <w:pPr>
              <w:keepNext/>
              <w:snapToGrid w:val="0"/>
              <w:spacing w:before="40" w:after="40"/>
              <w:jc w:val="left"/>
              <w:rPr>
                <w:ins w:id="1175" w:author="池林" w:date="2026-09-24T16:37:32Z"/>
                <w:rFonts w:ascii="宋体" w:hAnsi="宋体" w:eastAsia="宋体" w:cs="宋体"/>
                <w:b w:val="0"/>
                <w:bCs w:val="0"/>
                <w:i w:val="0"/>
                <w:iCs w:val="0"/>
                <w:sz w:val="18"/>
                <w:szCs w:val="18"/>
              </w:rPr>
            </w:pPr>
            <w:ins w:id="1176" w:author="池林" w:date="2026-09-24T16:37:32Z">
              <w:r>
                <w:rPr>
                  <w:rFonts w:ascii="宋体" w:hAnsi="宋体" w:eastAsia="宋体" w:cs="宋体"/>
                  <w:b w:val="0"/>
                  <w:bCs w:val="0"/>
                  <w:i w:val="0"/>
                  <w:iCs w:val="0"/>
                  <w:sz w:val="18"/>
                  <w:szCs w:val="18"/>
                  <w:lang w:val="en-US" w:eastAsia="zh-CN"/>
                </w:rPr>
                <w:t>指引研究者或学术共同体理解研究对象、提出问题和形成解释的基本立场及总体倾向，包括对现实和知识的基本假设、观察问题的视角以及研究偏好。涵盖共同体共享的研究范式和较具体的研究取向。</w:t>
              </w:r>
            </w:ins>
          </w:p>
          <w:p w14:paraId="4D7A613A">
            <w:pPr>
              <w:keepNext/>
              <w:snapToGrid w:val="0"/>
              <w:spacing w:before="40" w:after="40"/>
              <w:jc w:val="left"/>
            </w:pPr>
            <w:del w:id="1177" w:author="池林" w:date="2026-09-24T16:37:32Z">
              <w:r>
                <w:rPr>
                  <w:rFonts w:ascii="宋体" w:hAnsi="宋体" w:eastAsia="宋体" w:cs="宋体"/>
                  <w:b w:val="0"/>
                  <w:bCs w:val="0"/>
                  <w:i w:val="0"/>
                  <w:iCs w:val="0"/>
                  <w:sz w:val="18"/>
                  <w:szCs w:val="18"/>
                </w:rPr>
                <w:delText>比范式更具体的研究风格或流派，描述一类研究者共享的研究偏好和问题意识，如定性取向、批判取向、用户中心取向。</w:delText>
              </w:r>
            </w:del>
          </w:p>
        </w:tc>
        <w:tc>
          <w:tcPr>
            <w:tcW w:w="1239" w:type="pct"/>
            <w:tcBorders>
              <w:top w:val="nil"/>
              <w:left w:val="nil"/>
              <w:bottom w:val="nil"/>
              <w:right w:val="nil"/>
            </w:tcBorders>
            <w:noWrap w:val="0"/>
            <w:tcMar>
              <w:top w:w="60" w:type="dxa"/>
              <w:left w:w="80" w:type="dxa"/>
              <w:bottom w:w="60" w:type="dxa"/>
              <w:right w:w="80" w:type="dxa"/>
            </w:tcMar>
            <w:vAlign w:val="top"/>
            <w:tcPrChange w:id="1178"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1D0EC2D2">
            <w:pPr>
              <w:keepNext/>
              <w:snapToGrid w:val="0"/>
              <w:spacing w:before="40" w:after="40"/>
              <w:jc w:val="left"/>
              <w:rPr>
                <w:ins w:id="1179" w:author="池林" w:date="2026-09-24T16:38:08Z"/>
                <w:rFonts w:ascii="宋体" w:hAnsi="宋体" w:eastAsia="宋体" w:cs="宋体"/>
                <w:b w:val="0"/>
                <w:bCs w:val="0"/>
                <w:i w:val="0"/>
                <w:iCs w:val="0"/>
                <w:sz w:val="18"/>
                <w:szCs w:val="18"/>
              </w:rPr>
            </w:pPr>
            <w:del w:id="1180" w:author="池林" w:date="2026-09-24T16:38:02Z">
              <w:r>
                <w:rPr>
                  <w:rFonts w:ascii="宋体" w:hAnsi="宋体" w:eastAsia="宋体" w:cs="宋体"/>
                  <w:b w:val="0"/>
                  <w:bCs w:val="0"/>
                  <w:i w:val="0"/>
                  <w:iCs w:val="0"/>
                  <w:sz w:val="18"/>
                  <w:szCs w:val="18"/>
                </w:rPr>
                <w:delText>vs paradigm：approach 比 paradigm 更具体，是范式下的具体研究风格。</w:delText>
              </w:r>
            </w:del>
            <w:r>
              <w:rPr>
                <w:rFonts w:ascii="宋体" w:hAnsi="宋体" w:eastAsia="宋体" w:cs="宋体"/>
                <w:b w:val="0"/>
                <w:bCs w:val="0"/>
                <w:i w:val="0"/>
                <w:iCs w:val="0"/>
                <w:sz w:val="18"/>
                <w:szCs w:val="18"/>
              </w:rPr>
              <w:t>vs methodology：approach 是学术共同体的共享风格（抽象），methodology 是某研究采用的认识论立场（具体到一项研究）。vs subfield：subfield 是领域划分，approach 是研究风格偏好，两者维度不同。</w:t>
            </w:r>
            <w:ins w:id="1181" w:author="池林" w:date="2026-09-24T16:38:08Z">
              <w:r>
                <w:rPr>
                  <w:rFonts w:ascii="宋体" w:hAnsi="宋体" w:eastAsia="宋体" w:cs="宋体"/>
                  <w:b w:val="0"/>
                  <w:bCs w:val="0"/>
                  <w:i w:val="0"/>
                  <w:iCs w:val="0"/>
                  <w:sz w:val="18"/>
                  <w:szCs w:val="18"/>
                  <w:lang w:val="en-US" w:eastAsia="zh-CN"/>
                </w:rPr>
                <w:t>回答“从什么立场或视角理解问题”“研究整体重视什么”。文本常讨论其基本假设、认识立场、问题意识、研究视角或价值倾向；可能出现“范式”“取向”“导向”“视角”等表述，但须结合含义判断。</w:t>
              </w:r>
            </w:ins>
          </w:p>
          <w:p w14:paraId="058E3F22">
            <w:pPr>
              <w:keepNext/>
              <w:snapToGrid w:val="0"/>
              <w:spacing w:before="40" w:after="40"/>
              <w:jc w:val="left"/>
            </w:pPr>
          </w:p>
        </w:tc>
        <w:tc>
          <w:tcPr>
            <w:tcW w:w="1182" w:type="pct"/>
            <w:tcBorders>
              <w:top w:val="nil"/>
              <w:left w:val="nil"/>
              <w:bottom w:val="nil"/>
              <w:right w:val="nil"/>
            </w:tcBorders>
            <w:noWrap w:val="0"/>
            <w:tcMar>
              <w:top w:w="60" w:type="dxa"/>
              <w:left w:w="80" w:type="dxa"/>
              <w:bottom w:w="60" w:type="dxa"/>
              <w:right w:w="80" w:type="dxa"/>
            </w:tcMar>
            <w:vAlign w:val="top"/>
            <w:tcPrChange w:id="1182"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2BB67854">
            <w:pPr>
              <w:keepNext/>
              <w:snapToGrid w:val="0"/>
              <w:spacing w:before="40" w:after="40"/>
              <w:jc w:val="left"/>
              <w:rPr>
                <w:ins w:id="1183" w:author="goskii" w:date="2026-04-20T19:34:51Z"/>
                <w:rFonts w:ascii="宋体" w:hAnsi="宋体" w:eastAsia="宋体" w:cs="宋体"/>
                <w:sz w:val="18"/>
                <w:szCs w:val="18"/>
              </w:rPr>
            </w:pPr>
            <w:ins w:id="1184" w:author="goskii" w:date="2026-04-19T18:42:00Z">
              <w:r>
                <w:rPr>
                  <w:rFonts w:ascii="宋体" w:hAnsi="宋体" w:eastAsia="宋体" w:cs="宋体"/>
                  <w:sz w:val="18"/>
                  <w:szCs w:val="18"/>
                  <w:rPrChange w:id="1185" w:author="goskii" w:date="2026-04-19T18:42:07Z">
                    <w:rPr>
                      <w:rFonts w:ascii="宋体" w:hAnsi="宋体" w:eastAsia="宋体" w:cs="宋体"/>
                      <w:sz w:val="24"/>
                      <w:szCs w:val="24"/>
                    </w:rPr>
                  </w:rPrChange>
                </w:rPr>
                <w:t>受到城乡发展差距的影响,</w:t>
              </w:r>
            </w:ins>
            <w:ins w:id="1186" w:author="goskii" w:date="2026-04-19T18:42:16Z">
              <w:r>
                <w:rPr>
                  <w:rFonts w:hint="eastAsia" w:cs="宋体"/>
                  <w:sz w:val="18"/>
                  <w:szCs w:val="18"/>
                  <w:lang w:eastAsia="zh-CN"/>
                </w:rPr>
                <w:t>“</w:t>
              </w:r>
            </w:ins>
            <w:ins w:id="1187" w:author="goskii" w:date="2026-04-19T18:42:00Z">
              <w:r>
                <w:rPr>
                  <w:rFonts w:ascii="宋体" w:hAnsi="宋体" w:eastAsia="宋体" w:cs="宋体"/>
                  <w:sz w:val="18"/>
                  <w:szCs w:val="18"/>
                  <w:rPrChange w:id="1188" w:author="goskii" w:date="2026-04-19T18:42:07Z">
                    <w:rPr>
                      <w:rFonts w:ascii="宋体" w:hAnsi="宋体" w:eastAsia="宋体" w:cs="宋体"/>
                      <w:sz w:val="24"/>
                      <w:szCs w:val="24"/>
                    </w:rPr>
                  </w:rPrChange>
                </w:rPr>
                <w:t>文化下乡</w:t>
              </w:r>
            </w:ins>
            <w:ins w:id="1189" w:author="goskii" w:date="2026-04-19T18:42:13Z">
              <w:r>
                <w:rPr>
                  <w:rFonts w:hint="eastAsia" w:cs="宋体"/>
                  <w:sz w:val="18"/>
                  <w:szCs w:val="18"/>
                  <w:lang w:eastAsia="zh-CN"/>
                </w:rPr>
                <w:t>”</w:t>
              </w:r>
            </w:ins>
            <w:ins w:id="1190" w:author="goskii" w:date="2026-04-19T18:42:00Z">
              <w:r>
                <w:rPr>
                  <w:rFonts w:ascii="宋体" w:hAnsi="宋体" w:eastAsia="宋体" w:cs="宋体"/>
                  <w:sz w:val="18"/>
                  <w:szCs w:val="18"/>
                  <w:rPrChange w:id="1191" w:author="goskii" w:date="2026-04-19T18:42:07Z">
                    <w:rPr>
                      <w:rFonts w:ascii="宋体" w:hAnsi="宋体" w:eastAsia="宋体" w:cs="宋体"/>
                      <w:sz w:val="24"/>
                      <w:szCs w:val="24"/>
                    </w:rPr>
                  </w:rPrChange>
                </w:rPr>
                <w:t>往往遵循城市文化中心主义逻辑,将乡村直接视作承接城市文化资源路径之下,被辐射、被渗透、被帮扶的对象,却忽视了乡村作为中华文脉起源的核心地位,让城市外源性文化弱化了乡村内生性文化的价值意义。</w:t>
              </w:r>
            </w:ins>
          </w:p>
          <w:p w14:paraId="7B849024">
            <w:pPr>
              <w:keepNext/>
              <w:snapToGrid w:val="0"/>
              <w:spacing w:before="40" w:after="40"/>
              <w:jc w:val="left"/>
              <w:rPr>
                <w:ins w:id="1192" w:author="goskii" w:date="2026-04-20T19:34:52Z"/>
                <w:rFonts w:ascii="宋体" w:hAnsi="宋体" w:eastAsia="宋体" w:cs="宋体"/>
                <w:sz w:val="18"/>
                <w:szCs w:val="18"/>
              </w:rPr>
            </w:pPr>
          </w:p>
          <w:p w14:paraId="68695E13">
            <w:pPr>
              <w:keepNext/>
              <w:snapToGrid w:val="0"/>
              <w:spacing w:before="40" w:after="40"/>
              <w:jc w:val="left"/>
              <w:rPr>
                <w:sz w:val="18"/>
                <w:szCs w:val="18"/>
                <w:rPrChange w:id="1193" w:author="goskii" w:date="2026-04-19T18:42:07Z">
                  <w:rPr/>
                </w:rPrChange>
              </w:rPr>
            </w:pPr>
            <w:ins w:id="1194" w:author="goskii" w:date="2026-04-20T19:34:52Z">
              <w:r>
                <w:rPr>
                  <w:rFonts w:hint="eastAsia" w:cs="宋体"/>
                  <w:sz w:val="18"/>
                  <w:szCs w:val="18"/>
                  <w:lang w:val="en-US" w:eastAsia="zh-CN"/>
                </w:rPr>
                <w:t>A</w:t>
              </w:r>
            </w:ins>
            <w:ins w:id="1195" w:author="goskii" w:date="2026-04-20T19:34:53Z">
              <w:r>
                <w:rPr>
                  <w:rFonts w:hint="eastAsia" w:cs="宋体"/>
                  <w:sz w:val="18"/>
                  <w:szCs w:val="18"/>
                  <w:lang w:val="en-US" w:eastAsia="zh-CN"/>
                </w:rPr>
                <w:t>：</w:t>
              </w:r>
            </w:ins>
            <w:ins w:id="1196" w:author="goskii" w:date="2026-04-20T19:35:00Z">
              <w:r>
                <w:rPr>
                  <w:rFonts w:hint="eastAsia" w:cs="宋体"/>
                  <w:sz w:val="18"/>
                  <w:szCs w:val="18"/>
                  <w:lang w:val="en-US" w:eastAsia="zh-CN"/>
                </w:rPr>
                <w:t>文化下乡</w:t>
              </w:r>
            </w:ins>
            <w:del w:id="1197" w:author="goskii" w:date="2026-04-19T18:42:00Z">
              <w:r>
                <w:rPr>
                  <w:rFonts w:ascii="宋体" w:hAnsi="宋体" w:eastAsia="宋体" w:cs="宋体"/>
                  <w:b w:val="0"/>
                  <w:bCs w:val="0"/>
                  <w:i w:val="0"/>
                  <w:iCs w:val="0"/>
                  <w:sz w:val="18"/>
                  <w:szCs w:val="18"/>
                </w:rPr>
                <w:delText>坚守与包容（图书馆学需要坚守固有的学科传统，但也要淡化学科边界，打破学科界限，最大限度地开放包容）；跨界（跨界能力也是学科发展能力的重要体现）；融入（需要加强对情报学、计算机科学、数据科学、智能科学等技术科学的融入）</w:delText>
              </w:r>
            </w:del>
          </w:p>
        </w:tc>
        <w:tc>
          <w:tcPr>
            <w:tcW w:w="592" w:type="pct"/>
            <w:tcBorders>
              <w:top w:val="nil"/>
              <w:left w:val="nil"/>
              <w:bottom w:val="nil"/>
              <w:right w:val="nil"/>
            </w:tcBorders>
            <w:noWrap w:val="0"/>
            <w:tcMar>
              <w:top w:w="60" w:type="dxa"/>
              <w:left w:w="80" w:type="dxa"/>
              <w:bottom w:w="60" w:type="dxa"/>
              <w:right w:w="80" w:type="dxa"/>
            </w:tcMar>
            <w:vAlign w:val="top"/>
            <w:tcPrChange w:id="1198"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56952388">
            <w:pPr>
              <w:keepNext/>
              <w:snapToGrid w:val="0"/>
              <w:spacing w:before="40" w:after="40"/>
              <w:jc w:val="left"/>
              <w:rPr>
                <w:rFonts w:hint="eastAsia" w:eastAsia="宋体"/>
                <w:lang w:eastAsia="zh-CN"/>
              </w:rPr>
            </w:pPr>
            <w:del w:id="1199" w:author="goskii" w:date="2026-04-19T18:42:48Z">
              <w:r>
                <w:rPr>
                  <w:rFonts w:ascii="宋体" w:hAnsi="宋体" w:eastAsia="宋体" w:cs="宋体"/>
                  <w:b w:val="0"/>
                  <w:bCs w:val="0"/>
                  <w:i w:val="0"/>
                  <w:iCs w:val="0"/>
                  <w:sz w:val="18"/>
                  <w:szCs w:val="18"/>
                </w:rPr>
                <w:delText>『创新与发展：新时代的图书馆与图书馆学』高端论坛会议综述（陈有志）</w:delText>
              </w:r>
            </w:del>
            <w:ins w:id="1200" w:author="goskii" w:date="2026-04-19T18:42:31Z">
              <w:r>
                <w:rPr>
                  <w:rFonts w:hint="eastAsia" w:cs="宋体"/>
                  <w:b w:val="0"/>
                  <w:bCs w:val="0"/>
                  <w:i w:val="0"/>
                  <w:iCs w:val="0"/>
                  <w:sz w:val="18"/>
                  <w:szCs w:val="18"/>
                  <w:lang w:eastAsia="zh-CN"/>
                </w:rPr>
                <w:t>《</w:t>
              </w:r>
            </w:ins>
            <w:ins w:id="1201" w:author="goskii" w:date="2026-04-19T18:42:39Z">
              <w:r>
                <w:rPr>
                  <w:rFonts w:hint="eastAsia" w:cs="宋体"/>
                  <w:b w:val="0"/>
                  <w:bCs w:val="0"/>
                  <w:i w:val="0"/>
                  <w:iCs w:val="0"/>
                  <w:sz w:val="18"/>
                  <w:szCs w:val="18"/>
                  <w:lang w:eastAsia="zh-CN"/>
                </w:rPr>
                <w:t>“十五五”时期我国公共文化服务体系发展趋势研判与对策思考</w:t>
              </w:r>
            </w:ins>
            <w:ins w:id="1202" w:author="goskii" w:date="2026-04-19T18:42:31Z">
              <w:r>
                <w:rPr>
                  <w:rFonts w:hint="eastAsia" w:cs="宋体"/>
                  <w:b w:val="0"/>
                  <w:bCs w:val="0"/>
                  <w:i w:val="0"/>
                  <w:iCs w:val="0"/>
                  <w:sz w:val="18"/>
                  <w:szCs w:val="18"/>
                  <w:lang w:eastAsia="zh-CN"/>
                </w:rPr>
                <w:t>》</w:t>
              </w:r>
            </w:ins>
          </w:p>
        </w:tc>
      </w:tr>
      <w:tr w14:paraId="498B89B5">
        <w:tblPrEx>
          <w:tblPrExChange w:id="1204"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del w:id="1203" w:author="池林" w:date="2026-09-24T16:39:24Z"/>
          <w:trPrChange w:id="1204"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205"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77D54FA2">
            <w:pPr>
              <w:keepNext/>
              <w:snapToGrid w:val="0"/>
              <w:spacing w:before="40" w:after="40"/>
              <w:jc w:val="center"/>
              <w:rPr>
                <w:del w:id="1206" w:author="池林" w:date="2026-09-24T16:39:24Z"/>
              </w:rPr>
            </w:pPr>
            <w:del w:id="1207" w:author="池林" w:date="2026-09-24T16:39:24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Change w:id="1208"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6DA5C9AD">
            <w:pPr>
              <w:keepNext/>
              <w:snapToGrid w:val="0"/>
              <w:spacing w:before="40" w:after="40"/>
              <w:jc w:val="left"/>
              <w:rPr>
                <w:del w:id="1209" w:author="池林" w:date="2026-09-24T16:39:24Z"/>
              </w:rPr>
            </w:pPr>
            <w:del w:id="1210" w:author="池林" w:date="2026-09-24T16:39:24Z">
              <w:r>
                <w:rPr>
                  <w:rFonts w:ascii="宋体" w:hAnsi="宋体" w:eastAsia="宋体" w:cs="宋体"/>
                  <w:b w:val="0"/>
                  <w:bCs w:val="0"/>
                  <w:i w:val="0"/>
                  <w:iCs w:val="0"/>
                  <w:sz w:val="18"/>
                  <w:szCs w:val="18"/>
                </w:rPr>
                <w:delText>discipline</w:delText>
              </w:r>
            </w:del>
          </w:p>
        </w:tc>
        <w:tc>
          <w:tcPr>
            <w:tcW w:w="407" w:type="pct"/>
            <w:tcBorders>
              <w:top w:val="nil"/>
              <w:left w:val="nil"/>
              <w:bottom w:val="nil"/>
              <w:right w:val="nil"/>
            </w:tcBorders>
            <w:noWrap w:val="0"/>
            <w:tcMar>
              <w:top w:w="60" w:type="dxa"/>
              <w:left w:w="80" w:type="dxa"/>
              <w:bottom w:w="60" w:type="dxa"/>
              <w:right w:w="80" w:type="dxa"/>
            </w:tcMar>
            <w:vAlign w:val="top"/>
            <w:tcPrChange w:id="1211"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015C67CD">
            <w:pPr>
              <w:keepNext/>
              <w:snapToGrid w:val="0"/>
              <w:spacing w:before="40" w:after="40"/>
              <w:jc w:val="left"/>
              <w:rPr>
                <w:del w:id="1212" w:author="池林" w:date="2026-09-24T16:39:24Z"/>
              </w:rPr>
            </w:pPr>
            <w:del w:id="1213" w:author="池林" w:date="2026-09-24T16:39:24Z">
              <w:r>
                <w:rPr>
                  <w:rFonts w:ascii="宋体" w:hAnsi="宋体" w:eastAsia="宋体" w:cs="宋体"/>
                  <w:b w:val="0"/>
                  <w:bCs w:val="0"/>
                  <w:i w:val="0"/>
                  <w:iCs w:val="0"/>
                  <w:sz w:val="18"/>
                  <w:szCs w:val="18"/>
                </w:rPr>
                <w:delText>Abstract &gt; Epistemic</w:delText>
              </w:r>
            </w:del>
          </w:p>
        </w:tc>
        <w:tc>
          <w:tcPr>
            <w:tcW w:w="240" w:type="pct"/>
            <w:tcBorders>
              <w:top w:val="nil"/>
              <w:left w:val="nil"/>
              <w:bottom w:val="nil"/>
              <w:right w:val="nil"/>
            </w:tcBorders>
            <w:noWrap w:val="0"/>
            <w:tcMar>
              <w:top w:w="60" w:type="dxa"/>
              <w:left w:w="80" w:type="dxa"/>
              <w:bottom w:w="60" w:type="dxa"/>
              <w:right w:w="80" w:type="dxa"/>
            </w:tcMar>
            <w:vAlign w:val="top"/>
            <w:tcPrChange w:id="1214"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77459617">
            <w:pPr>
              <w:keepNext/>
              <w:snapToGrid w:val="0"/>
              <w:spacing w:before="40" w:after="40"/>
              <w:jc w:val="left"/>
              <w:rPr>
                <w:del w:id="1215" w:author="池林" w:date="2026-09-24T16:39:24Z"/>
              </w:rPr>
            </w:pPr>
            <w:del w:id="1216" w:author="池林" w:date="2026-09-24T16:39:24Z">
              <w:r>
                <w:rPr>
                  <w:rFonts w:ascii="宋体" w:hAnsi="宋体" w:eastAsia="宋体" w:cs="宋体"/>
                  <w:b/>
                  <w:bCs/>
                  <w:i w:val="0"/>
                  <w:iCs w:val="0"/>
                  <w:sz w:val="18"/>
                  <w:szCs w:val="18"/>
                </w:rPr>
                <w:delText>学科</w:delText>
              </w:r>
            </w:del>
          </w:p>
        </w:tc>
        <w:tc>
          <w:tcPr>
            <w:tcW w:w="498" w:type="pct"/>
            <w:tcBorders>
              <w:top w:val="nil"/>
              <w:left w:val="nil"/>
              <w:bottom w:val="nil"/>
              <w:right w:val="nil"/>
            </w:tcBorders>
            <w:noWrap w:val="0"/>
            <w:tcMar>
              <w:top w:w="60" w:type="dxa"/>
              <w:left w:w="80" w:type="dxa"/>
              <w:bottom w:w="60" w:type="dxa"/>
              <w:right w:w="80" w:type="dxa"/>
            </w:tcMar>
            <w:vAlign w:val="top"/>
            <w:tcPrChange w:id="1217"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4FA2DAED">
            <w:pPr>
              <w:keepNext/>
              <w:snapToGrid w:val="0"/>
              <w:spacing w:before="40" w:after="40"/>
              <w:jc w:val="left"/>
              <w:rPr>
                <w:del w:id="1218" w:author="池林" w:date="2026-09-24T16:39:24Z"/>
              </w:rPr>
            </w:pPr>
            <w:del w:id="1219" w:author="池林" w:date="2026-09-24T16:39:24Z">
              <w:r>
                <w:rPr>
                  <w:rFonts w:ascii="宋体" w:hAnsi="宋体" w:eastAsia="宋体" w:cs="宋体"/>
                  <w:b w:val="0"/>
                  <w:bCs w:val="0"/>
                  <w:i w:val="0"/>
                  <w:iCs w:val="0"/>
                  <w:sz w:val="18"/>
                  <w:szCs w:val="18"/>
                </w:rPr>
                <w:delText>建制化的学术领域，以共享认识论立场的研究者共同体为本质，而非行政机构，如图书情报学、社会学、历史学。</w:delText>
              </w:r>
            </w:del>
          </w:p>
        </w:tc>
        <w:tc>
          <w:tcPr>
            <w:tcW w:w="1239" w:type="pct"/>
            <w:tcBorders>
              <w:top w:val="nil"/>
              <w:left w:val="nil"/>
              <w:bottom w:val="nil"/>
              <w:right w:val="nil"/>
            </w:tcBorders>
            <w:noWrap w:val="0"/>
            <w:tcMar>
              <w:top w:w="60" w:type="dxa"/>
              <w:left w:w="80" w:type="dxa"/>
              <w:bottom w:w="60" w:type="dxa"/>
              <w:right w:w="80" w:type="dxa"/>
            </w:tcMar>
            <w:vAlign w:val="top"/>
            <w:tcPrChange w:id="1220"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22309F58">
            <w:pPr>
              <w:keepNext/>
              <w:snapToGrid w:val="0"/>
              <w:spacing w:before="40" w:after="40"/>
              <w:jc w:val="left"/>
              <w:rPr>
                <w:del w:id="1221" w:author="池林" w:date="2026-09-24T16:39:24Z"/>
              </w:rPr>
            </w:pPr>
            <w:del w:id="1222" w:author="池林" w:date="2026-09-24T16:39:24Z">
              <w:r>
                <w:rPr>
                  <w:rFonts w:ascii="宋体" w:hAnsi="宋体" w:eastAsia="宋体" w:cs="宋体"/>
                  <w:b w:val="0"/>
                  <w:bCs w:val="0"/>
                  <w:i w:val="0"/>
                  <w:iCs w:val="0"/>
                  <w:sz w:val="18"/>
                  <w:szCs w:val="18"/>
                </w:rPr>
                <w:delText>vs organization（混淆高危）：某大学图书馆学系是 organization（有行政建制），图书情报学是 discipline（认识论共同体）。判断标准：能否有具体地址/法人/成员名单 → 是则 organization，不是则 discipline。vs subfield：discipline 是更高层次的建制化领域，subfield 是其内部分支。</w:delText>
              </w:r>
            </w:del>
          </w:p>
        </w:tc>
        <w:tc>
          <w:tcPr>
            <w:tcW w:w="1182" w:type="pct"/>
            <w:tcBorders>
              <w:top w:val="nil"/>
              <w:left w:val="nil"/>
              <w:bottom w:val="nil"/>
              <w:right w:val="nil"/>
            </w:tcBorders>
            <w:noWrap w:val="0"/>
            <w:tcMar>
              <w:top w:w="60" w:type="dxa"/>
              <w:left w:w="80" w:type="dxa"/>
              <w:bottom w:w="60" w:type="dxa"/>
              <w:right w:w="80" w:type="dxa"/>
            </w:tcMar>
            <w:vAlign w:val="top"/>
            <w:tcPrChange w:id="1223"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7B4975BC">
            <w:pPr>
              <w:keepNext/>
              <w:snapToGrid w:val="0"/>
              <w:spacing w:before="40" w:after="40"/>
              <w:jc w:val="left"/>
              <w:rPr>
                <w:ins w:id="1224" w:author="goskii" w:date="2026-04-20T19:35:02Z"/>
                <w:del w:id="1225" w:author="池林" w:date="2026-09-24T16:39:24Z"/>
                <w:rFonts w:hint="default" w:ascii="宋体" w:hAnsi="宋体" w:eastAsia="宋体" w:cs="宋体"/>
                <w:b w:val="0"/>
                <w:bCs w:val="0"/>
                <w:color w:val="auto"/>
                <w:sz w:val="18"/>
                <w:szCs w:val="18"/>
              </w:rPr>
            </w:pPr>
            <w:ins w:id="1226" w:author="goskii" w:date="2026-04-17T21:00:10Z">
              <w:del w:id="1227" w:author="池林" w:date="2026-09-24T16:39:24Z">
                <w:r>
                  <w:rPr>
                    <w:rFonts w:ascii="宋体" w:hAnsi="宋体" w:eastAsia="宋体" w:cs="宋体"/>
                    <w:b w:val="0"/>
                    <w:bCs w:val="0"/>
                    <w:color w:val="auto"/>
                    <w:sz w:val="18"/>
                    <w:szCs w:val="18"/>
                  </w:rPr>
                  <w:delText>相较于其他学科而言，</w:delText>
                </w:r>
              </w:del>
            </w:ins>
            <w:ins w:id="1228" w:author="goskii" w:date="2026-04-17T21:00:10Z">
              <w:del w:id="1229" w:author="池林" w:date="2026-09-24T16:39:24Z">
                <w:r>
                  <w:rPr>
                    <w:rFonts w:hint="default" w:ascii="宋体" w:hAnsi="宋体" w:eastAsia="宋体" w:cs="宋体"/>
                    <w:b w:val="0"/>
                    <w:bCs w:val="0"/>
                    <w:color w:val="auto"/>
                    <w:sz w:val="18"/>
                    <w:szCs w:val="18"/>
                  </w:rPr>
                  <w:delText>图书情报领域对于观点挖掘的研究较晚，尚未形成完整的研究体系，但</w:delText>
                </w:r>
              </w:del>
            </w:ins>
            <w:ins w:id="1230" w:author="goskii" w:date="2026-04-17T21:00:10Z">
              <w:del w:id="1231" w:author="池林" w:date="2026-09-24T16:39:24Z">
                <w:r>
                  <w:rPr>
                    <w:rFonts w:hint="default" w:ascii="宋体" w:hAnsi="宋体" w:eastAsia="宋体" w:cs="宋体"/>
                    <w:b w:val="0"/>
                    <w:bCs w:val="0"/>
                    <w:color w:val="auto"/>
                    <w:sz w:val="18"/>
                    <w:szCs w:val="18"/>
                    <w:highlight w:val="yellow"/>
                  </w:rPr>
                  <w:delText>图书情报学科</w:delText>
                </w:r>
              </w:del>
            </w:ins>
            <w:ins w:id="1232" w:author="goskii" w:date="2026-04-17T21:00:10Z">
              <w:del w:id="1233" w:author="池林" w:date="2026-09-24T16:39:24Z">
                <w:r>
                  <w:rPr>
                    <w:rFonts w:hint="default" w:ascii="宋体" w:hAnsi="宋体" w:eastAsia="宋体" w:cs="宋体"/>
                    <w:b w:val="0"/>
                    <w:bCs w:val="0"/>
                    <w:color w:val="auto"/>
                    <w:sz w:val="18"/>
                    <w:szCs w:val="18"/>
                  </w:rPr>
                  <w:delText>的观点挖掘研究内容却有着自己的特色。</w:delText>
                </w:r>
              </w:del>
            </w:ins>
          </w:p>
          <w:p w14:paraId="79F8BE14">
            <w:pPr>
              <w:keepNext/>
              <w:snapToGrid w:val="0"/>
              <w:spacing w:before="40" w:after="40"/>
              <w:jc w:val="left"/>
              <w:rPr>
                <w:ins w:id="1234" w:author="goskii" w:date="2026-04-20T19:35:02Z"/>
                <w:del w:id="1235" w:author="池林" w:date="2026-09-24T16:39:24Z"/>
                <w:rFonts w:hint="default" w:ascii="宋体" w:hAnsi="宋体" w:eastAsia="宋体" w:cs="宋体"/>
                <w:b w:val="0"/>
                <w:bCs w:val="0"/>
                <w:color w:val="auto"/>
                <w:sz w:val="18"/>
                <w:szCs w:val="18"/>
              </w:rPr>
            </w:pPr>
          </w:p>
          <w:p w14:paraId="56DA33D2">
            <w:pPr>
              <w:keepNext/>
              <w:snapToGrid w:val="0"/>
              <w:spacing w:before="40" w:after="40"/>
              <w:jc w:val="left"/>
              <w:rPr>
                <w:del w:id="1236" w:author="池林" w:date="2026-09-24T16:39:24Z"/>
                <w:rFonts w:hint="default" w:ascii="宋体" w:hAnsi="宋体" w:eastAsia="宋体" w:cs="宋体"/>
                <w:b w:val="0"/>
                <w:bCs w:val="0"/>
                <w:color w:val="auto"/>
                <w:sz w:val="18"/>
                <w:szCs w:val="18"/>
                <w:lang w:val="en-US" w:eastAsia="zh-CN"/>
              </w:rPr>
            </w:pPr>
            <w:ins w:id="1237" w:author="goskii" w:date="2026-04-20T19:35:04Z">
              <w:del w:id="1238" w:author="池林" w:date="2026-09-24T16:39:24Z">
                <w:r>
                  <w:rPr>
                    <w:rFonts w:hint="eastAsia" w:cs="宋体"/>
                    <w:b w:val="0"/>
                    <w:bCs w:val="0"/>
                    <w:color w:val="auto"/>
                    <w:sz w:val="18"/>
                    <w:szCs w:val="18"/>
                    <w:lang w:val="en-US" w:eastAsia="zh-CN"/>
                  </w:rPr>
                  <w:delText>A：</w:delText>
                </w:r>
              </w:del>
            </w:ins>
            <w:ins w:id="1239" w:author="goskii" w:date="2026-04-20T19:35:08Z">
              <w:del w:id="1240" w:author="池林" w:date="2026-09-24T16:39:24Z">
                <w:r>
                  <w:rPr>
                    <w:rFonts w:hint="eastAsia" w:cs="宋体"/>
                    <w:b w:val="0"/>
                    <w:bCs w:val="0"/>
                    <w:color w:val="auto"/>
                    <w:sz w:val="18"/>
                    <w:szCs w:val="18"/>
                    <w:lang w:val="en-US" w:eastAsia="zh-CN"/>
                  </w:rPr>
                  <w:delText>图书情报</w:delText>
                </w:r>
              </w:del>
            </w:ins>
            <w:ins w:id="1241" w:author="goskii" w:date="2026-04-20T19:35:09Z">
              <w:del w:id="1242" w:author="池林" w:date="2026-09-24T16:39:24Z">
                <w:r>
                  <w:rPr>
                    <w:rFonts w:hint="eastAsia" w:cs="宋体"/>
                    <w:b w:val="0"/>
                    <w:bCs w:val="0"/>
                    <w:color w:val="auto"/>
                    <w:sz w:val="18"/>
                    <w:szCs w:val="18"/>
                    <w:lang w:val="en-US" w:eastAsia="zh-CN"/>
                  </w:rPr>
                  <w:delText>学科</w:delText>
                </w:r>
              </w:del>
            </w:ins>
          </w:p>
        </w:tc>
        <w:tc>
          <w:tcPr>
            <w:tcW w:w="592" w:type="pct"/>
            <w:tcBorders>
              <w:top w:val="nil"/>
              <w:left w:val="nil"/>
              <w:bottom w:val="nil"/>
              <w:right w:val="nil"/>
            </w:tcBorders>
            <w:noWrap w:val="0"/>
            <w:tcMar>
              <w:top w:w="60" w:type="dxa"/>
              <w:left w:w="80" w:type="dxa"/>
              <w:bottom w:w="60" w:type="dxa"/>
              <w:right w:w="80" w:type="dxa"/>
            </w:tcMar>
            <w:vAlign w:val="top"/>
            <w:tcPrChange w:id="1243"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6CB42FCD">
            <w:pPr>
              <w:keepNext/>
              <w:snapToGrid w:val="0"/>
              <w:spacing w:before="40" w:after="40"/>
              <w:jc w:val="left"/>
              <w:rPr>
                <w:del w:id="1244" w:author="池林" w:date="2026-09-24T16:39:24Z"/>
                <w:sz w:val="18"/>
                <w:szCs w:val="18"/>
              </w:rPr>
            </w:pPr>
            <w:ins w:id="1245" w:author="goskii" w:date="2026-04-17T21:00:29Z">
              <w:del w:id="1246" w:author="池林" w:date="2026-09-24T16:39:24Z">
                <w:r>
                  <w:rPr>
                    <w:rFonts w:ascii="宋体" w:hAnsi="宋体" w:eastAsia="宋体" w:cs="宋体"/>
                    <w:sz w:val="18"/>
                    <w:szCs w:val="18"/>
                  </w:rPr>
                  <w:delText>《基于学科视角的国内观点挖掘研究述评》</w:delText>
                </w:r>
              </w:del>
            </w:ins>
          </w:p>
        </w:tc>
      </w:tr>
      <w:tr w14:paraId="3ADF7177">
        <w:tblPrEx>
          <w:tblPrExChange w:id="1247"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247"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248"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59060EE5">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1249"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270ABD6A">
            <w:pPr>
              <w:keepNext/>
              <w:snapToGrid w:val="0"/>
              <w:spacing w:before="40" w:after="40"/>
              <w:jc w:val="left"/>
              <w:rPr>
                <w:ins w:id="1250" w:author="池林" w:date="2026-09-24T16:39:12Z"/>
                <w:rFonts w:ascii="宋体" w:hAnsi="宋体" w:eastAsia="宋体" w:cs="宋体"/>
                <w:b w:val="0"/>
                <w:bCs w:val="0"/>
                <w:i w:val="0"/>
                <w:iCs w:val="0"/>
                <w:sz w:val="18"/>
                <w:szCs w:val="18"/>
              </w:rPr>
            </w:pPr>
            <w:ins w:id="1251" w:author="池林" w:date="2026-09-24T16:39:12Z">
              <w:r>
                <w:rPr>
                  <w:rFonts w:ascii="宋体" w:hAnsi="宋体" w:eastAsia="宋体" w:cs="宋体"/>
                  <w:b w:val="0"/>
                  <w:bCs w:val="0"/>
                  <w:i w:val="0"/>
                  <w:iCs w:val="0"/>
                  <w:sz w:val="18"/>
                  <w:szCs w:val="18"/>
                  <w:lang w:val="en-US" w:eastAsia="zh-CN"/>
                </w:rPr>
                <w:t>research_field</w:t>
              </w:r>
            </w:ins>
          </w:p>
          <w:p w14:paraId="3279EF1C">
            <w:pPr>
              <w:keepNext/>
              <w:snapToGrid w:val="0"/>
              <w:spacing w:before="40" w:after="40"/>
              <w:jc w:val="left"/>
            </w:pPr>
            <w:del w:id="1252" w:author="池林" w:date="2026-09-24T16:39:12Z">
              <w:r>
                <w:rPr>
                  <w:rFonts w:ascii="宋体" w:hAnsi="宋体" w:eastAsia="宋体" w:cs="宋体"/>
                  <w:b w:val="0"/>
                  <w:bCs w:val="0"/>
                  <w:i w:val="0"/>
                  <w:iCs w:val="0"/>
                  <w:sz w:val="18"/>
                  <w:szCs w:val="18"/>
                </w:rPr>
                <w:delText>subfield</w:delText>
              </w:r>
            </w:del>
          </w:p>
        </w:tc>
        <w:tc>
          <w:tcPr>
            <w:tcW w:w="407" w:type="pct"/>
            <w:tcBorders>
              <w:top w:val="nil"/>
              <w:left w:val="nil"/>
              <w:bottom w:val="nil"/>
              <w:right w:val="nil"/>
            </w:tcBorders>
            <w:noWrap w:val="0"/>
            <w:tcMar>
              <w:top w:w="60" w:type="dxa"/>
              <w:left w:w="80" w:type="dxa"/>
              <w:bottom w:w="60" w:type="dxa"/>
              <w:right w:w="80" w:type="dxa"/>
            </w:tcMar>
            <w:vAlign w:val="top"/>
            <w:tcPrChange w:id="1253"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3E4B13A7">
            <w:pPr>
              <w:keepNext/>
              <w:snapToGrid w:val="0"/>
              <w:spacing w:before="40" w:after="40"/>
              <w:jc w:val="left"/>
            </w:pPr>
            <w:r>
              <w:rPr>
                <w:rFonts w:ascii="宋体" w:hAnsi="宋体" w:eastAsia="宋体" w:cs="宋体"/>
                <w:b w:val="0"/>
                <w:bCs w:val="0"/>
                <w:i w:val="0"/>
                <w:iCs w:val="0"/>
                <w:sz w:val="18"/>
                <w:szCs w:val="18"/>
              </w:rPr>
              <w:t>Abstract &gt; Epistemic</w:t>
            </w:r>
          </w:p>
        </w:tc>
        <w:tc>
          <w:tcPr>
            <w:tcW w:w="240" w:type="pct"/>
            <w:tcBorders>
              <w:top w:val="nil"/>
              <w:left w:val="nil"/>
              <w:bottom w:val="nil"/>
              <w:right w:val="nil"/>
            </w:tcBorders>
            <w:noWrap w:val="0"/>
            <w:tcMar>
              <w:top w:w="60" w:type="dxa"/>
              <w:left w:w="80" w:type="dxa"/>
              <w:bottom w:w="60" w:type="dxa"/>
              <w:right w:w="80" w:type="dxa"/>
            </w:tcMar>
            <w:vAlign w:val="top"/>
            <w:tcPrChange w:id="1254"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68EAB5A7">
            <w:pPr>
              <w:keepNext/>
              <w:snapToGrid w:val="0"/>
              <w:spacing w:before="40" w:after="40"/>
              <w:jc w:val="left"/>
              <w:rPr>
                <w:rFonts w:hint="default" w:eastAsia="宋体"/>
                <w:lang w:val="en-US" w:eastAsia="zh-CN"/>
              </w:rPr>
            </w:pPr>
            <w:del w:id="1255" w:author="池林" w:date="2026-09-24T16:39:15Z">
              <w:r>
                <w:rPr>
                  <w:rFonts w:hint="default" w:ascii="宋体" w:hAnsi="宋体" w:eastAsia="宋体" w:cs="宋体"/>
                  <w:b/>
                  <w:bCs/>
                  <w:i w:val="0"/>
                  <w:iCs w:val="0"/>
                  <w:sz w:val="18"/>
                  <w:szCs w:val="18"/>
                  <w:lang w:val="en-US"/>
                </w:rPr>
                <w:delText>子领域</w:delText>
              </w:r>
            </w:del>
            <w:ins w:id="1256" w:author="池林" w:date="2026-09-24T16:39:16Z">
              <w:r>
                <w:rPr>
                  <w:rFonts w:hint="eastAsia" w:cs="宋体"/>
                  <w:b/>
                  <w:bCs/>
                  <w:i w:val="0"/>
                  <w:iCs w:val="0"/>
                  <w:sz w:val="18"/>
                  <w:szCs w:val="18"/>
                  <w:lang w:val="en-US" w:eastAsia="zh-CN"/>
                </w:rPr>
                <w:t>研究</w:t>
              </w:r>
            </w:ins>
            <w:ins w:id="1257" w:author="池林" w:date="2026-09-24T16:39:18Z">
              <w:r>
                <w:rPr>
                  <w:rFonts w:hint="eastAsia" w:cs="宋体"/>
                  <w:b/>
                  <w:bCs/>
                  <w:i w:val="0"/>
                  <w:iCs w:val="0"/>
                  <w:sz w:val="18"/>
                  <w:szCs w:val="18"/>
                  <w:lang w:val="en-US" w:eastAsia="zh-CN"/>
                </w:rPr>
                <w:t>领域</w:t>
              </w:r>
            </w:ins>
          </w:p>
        </w:tc>
        <w:tc>
          <w:tcPr>
            <w:tcW w:w="498" w:type="pct"/>
            <w:tcBorders>
              <w:top w:val="nil"/>
              <w:left w:val="nil"/>
              <w:bottom w:val="nil"/>
              <w:right w:val="nil"/>
            </w:tcBorders>
            <w:noWrap w:val="0"/>
            <w:tcMar>
              <w:top w:w="60" w:type="dxa"/>
              <w:left w:w="80" w:type="dxa"/>
              <w:bottom w:w="60" w:type="dxa"/>
              <w:right w:w="80" w:type="dxa"/>
            </w:tcMar>
            <w:vAlign w:val="top"/>
            <w:tcPrChange w:id="1258"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2A57D18C">
            <w:pPr>
              <w:keepNext/>
              <w:snapToGrid w:val="0"/>
              <w:spacing w:before="40" w:after="40"/>
              <w:jc w:val="left"/>
              <w:rPr>
                <w:ins w:id="1259" w:author="池林" w:date="2026-09-24T16:39:35Z"/>
                <w:rFonts w:ascii="宋体" w:hAnsi="宋体" w:eastAsia="宋体" w:cs="宋体"/>
                <w:b w:val="0"/>
                <w:bCs w:val="0"/>
                <w:i w:val="0"/>
                <w:iCs w:val="0"/>
                <w:sz w:val="18"/>
                <w:szCs w:val="18"/>
              </w:rPr>
            </w:pPr>
            <w:ins w:id="1260" w:author="池林" w:date="2026-09-24T16:39:35Z">
              <w:r>
                <w:rPr>
                  <w:rFonts w:ascii="宋体" w:hAnsi="宋体" w:eastAsia="宋体" w:cs="宋体"/>
                  <w:b w:val="0"/>
                  <w:bCs w:val="0"/>
                  <w:i w:val="0"/>
                  <w:iCs w:val="0"/>
                  <w:sz w:val="18"/>
                  <w:szCs w:val="18"/>
                  <w:lang w:val="en-US" w:eastAsia="zh-CN"/>
                </w:rPr>
                <w:t>围绕相对稳定的研究对象或问题范围形成，并具有一定知识积累和持续研究活动的学术领域，包括建制化学科、学科内部的研究分支及跨学科领域。</w:t>
              </w:r>
            </w:ins>
          </w:p>
          <w:p w14:paraId="3F9D7E2E">
            <w:pPr>
              <w:keepNext/>
              <w:snapToGrid w:val="0"/>
              <w:spacing w:before="40" w:after="40"/>
              <w:jc w:val="left"/>
            </w:pPr>
            <w:del w:id="1261" w:author="池林" w:date="2026-09-24T16:39:35Z">
              <w:r>
                <w:rPr>
                  <w:rFonts w:ascii="宋体" w:hAnsi="宋体" w:eastAsia="宋体" w:cs="宋体"/>
                  <w:b w:val="0"/>
                  <w:bCs w:val="0"/>
                  <w:i w:val="0"/>
                  <w:iCs w:val="0"/>
                  <w:sz w:val="18"/>
                  <w:szCs w:val="18"/>
                </w:rPr>
                <w:delText>学科内部的研究方向或分支，如图书情报学中的『科学计量学』『信息检索』『知识管理』等，是 discipline 的细分单元。</w:delText>
              </w:r>
            </w:del>
          </w:p>
        </w:tc>
        <w:tc>
          <w:tcPr>
            <w:tcW w:w="1239" w:type="pct"/>
            <w:tcBorders>
              <w:top w:val="nil"/>
              <w:left w:val="nil"/>
              <w:bottom w:val="nil"/>
              <w:right w:val="nil"/>
            </w:tcBorders>
            <w:noWrap w:val="0"/>
            <w:tcMar>
              <w:top w:w="60" w:type="dxa"/>
              <w:left w:w="80" w:type="dxa"/>
              <w:bottom w:w="60" w:type="dxa"/>
              <w:right w:w="80" w:type="dxa"/>
            </w:tcMar>
            <w:vAlign w:val="top"/>
            <w:tcPrChange w:id="1262"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5511DD3F">
            <w:pPr>
              <w:keepNext/>
              <w:snapToGrid w:val="0"/>
              <w:spacing w:before="40" w:after="40"/>
              <w:jc w:val="left"/>
              <w:rPr>
                <w:ins w:id="1263" w:author="池林" w:date="2026-09-24T16:39:54Z"/>
                <w:rFonts w:ascii="宋体" w:hAnsi="宋体" w:eastAsia="宋体" w:cs="宋体"/>
                <w:b w:val="0"/>
                <w:bCs w:val="0"/>
                <w:i w:val="0"/>
                <w:iCs w:val="0"/>
                <w:sz w:val="18"/>
                <w:szCs w:val="18"/>
              </w:rPr>
            </w:pPr>
            <w:del w:id="1264" w:author="池林" w:date="2026-09-24T16:40:09Z">
              <w:r>
                <w:rPr>
                  <w:rFonts w:ascii="宋体" w:hAnsi="宋体" w:eastAsia="宋体" w:cs="宋体"/>
                  <w:b w:val="0"/>
                  <w:bCs w:val="0"/>
                  <w:i w:val="0"/>
                  <w:iCs w:val="0"/>
                  <w:sz w:val="18"/>
                  <w:szCs w:val="18"/>
                </w:rPr>
                <w:delText>vs discipline：subfield 是 discipline 的内部分支，通常没有独立的建制化组织。</w:delText>
              </w:r>
            </w:del>
            <w:r>
              <w:rPr>
                <w:rFonts w:ascii="宋体" w:hAnsi="宋体" w:eastAsia="宋体" w:cs="宋体"/>
                <w:b w:val="0"/>
                <w:bCs w:val="0"/>
                <w:i w:val="0"/>
                <w:iCs w:val="0"/>
                <w:sz w:val="18"/>
                <w:szCs w:val="18"/>
              </w:rPr>
              <w:t>vs approach：</w:t>
            </w:r>
            <w:del w:id="1265" w:author="池林" w:date="2026-09-24T16:40:14Z">
              <w:r>
                <w:rPr>
                  <w:rFonts w:ascii="宋体" w:hAnsi="宋体" w:eastAsia="宋体" w:cs="宋体"/>
                  <w:b w:val="0"/>
                  <w:bCs w:val="0"/>
                  <w:i w:val="0"/>
                  <w:iCs w:val="0"/>
                  <w:sz w:val="18"/>
                  <w:szCs w:val="18"/>
                </w:rPr>
                <w:delText xml:space="preserve">subfield </w:delText>
              </w:r>
            </w:del>
            <w:r>
              <w:rPr>
                <w:rFonts w:ascii="宋体" w:hAnsi="宋体" w:eastAsia="宋体" w:cs="宋体"/>
                <w:b w:val="0"/>
                <w:bCs w:val="0"/>
                <w:i w:val="0"/>
                <w:iCs w:val="0"/>
                <w:sz w:val="18"/>
                <w:szCs w:val="18"/>
              </w:rPr>
              <w:t>是领域划分，approach 是研究风格偏好，两者维度不同</w:t>
            </w:r>
            <w:ins w:id="1266" w:author="池林" w:date="2026-09-24T16:39:54Z">
              <w:r>
                <w:rPr>
                  <w:rFonts w:ascii="宋体" w:hAnsi="宋体" w:eastAsia="宋体" w:cs="宋体"/>
                  <w:b w:val="0"/>
                  <w:bCs w:val="0"/>
                  <w:i w:val="0"/>
                  <w:iCs w:val="0"/>
                  <w:sz w:val="18"/>
                  <w:szCs w:val="18"/>
                  <w:lang w:val="en-US" w:eastAsia="zh-CN"/>
                </w:rPr>
                <w:t>回答“研究属于哪个学术范围”。文本通常讨论其发展历史、研究现状、知识体系、领域边界、代表成果或未来方向。应指向具有持续研究积累的领域，不能仅凭出现“研究”“方向”等词判断。</w:t>
              </w:r>
            </w:ins>
          </w:p>
          <w:p w14:paraId="2410A464">
            <w:pPr>
              <w:keepNext/>
              <w:snapToGrid w:val="0"/>
              <w:spacing w:before="40" w:after="40"/>
              <w:jc w:val="left"/>
            </w:pPr>
            <w:r>
              <w:rPr>
                <w:rFonts w:ascii="宋体" w:hAnsi="宋体" w:eastAsia="宋体" w:cs="宋体"/>
                <w:b w:val="0"/>
                <w:bCs w:val="0"/>
                <w:i w:val="0"/>
                <w:iCs w:val="0"/>
                <w:sz w:val="18"/>
                <w:szCs w:val="18"/>
              </w:rPr>
              <w:t>。</w:t>
            </w:r>
          </w:p>
        </w:tc>
        <w:tc>
          <w:tcPr>
            <w:tcW w:w="1182" w:type="pct"/>
            <w:tcBorders>
              <w:top w:val="nil"/>
              <w:left w:val="nil"/>
              <w:bottom w:val="nil"/>
              <w:right w:val="nil"/>
            </w:tcBorders>
            <w:noWrap w:val="0"/>
            <w:tcMar>
              <w:top w:w="60" w:type="dxa"/>
              <w:left w:w="80" w:type="dxa"/>
              <w:bottom w:w="60" w:type="dxa"/>
              <w:right w:w="80" w:type="dxa"/>
            </w:tcMar>
            <w:vAlign w:val="top"/>
            <w:tcPrChange w:id="1267"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0AE6A16E">
            <w:pPr>
              <w:keepNext/>
              <w:snapToGrid w:val="0"/>
              <w:spacing w:before="40" w:after="40"/>
              <w:jc w:val="left"/>
              <w:rPr>
                <w:ins w:id="1268" w:author="goskii" w:date="2026-04-20T19:35:13Z"/>
                <w:rFonts w:hint="eastAsia" w:cs="宋体"/>
                <w:b w:val="0"/>
                <w:bCs w:val="0"/>
                <w:sz w:val="18"/>
                <w:szCs w:val="18"/>
                <w:lang w:eastAsia="zh-CN"/>
              </w:rPr>
            </w:pPr>
            <w:ins w:id="1269" w:author="goskii" w:date="2026-04-17T21:02:03Z">
              <w:r>
                <w:rPr>
                  <w:rFonts w:ascii="宋体" w:hAnsi="宋体" w:eastAsia="宋体" w:cs="宋体"/>
                  <w:b w:val="0"/>
                  <w:bCs w:val="0"/>
                  <w:color w:val="auto"/>
                  <w:sz w:val="18"/>
                  <w:szCs w:val="18"/>
                </w:rPr>
                <w:t xml:space="preserve">目前， </w:t>
              </w:r>
            </w:ins>
            <w:ins w:id="1270" w:author="goskii" w:date="2026-04-17T21:02:03Z">
              <w:r>
                <w:rPr>
                  <w:rFonts w:hint="default" w:ascii="宋体" w:hAnsi="宋体" w:eastAsia="宋体" w:cs="宋体"/>
                  <w:b w:val="0"/>
                  <w:bCs w:val="0"/>
                  <w:color w:val="auto"/>
                  <w:sz w:val="18"/>
                  <w:szCs w:val="18"/>
                </w:rPr>
                <w:t>经济和管理学科关于</w:t>
              </w:r>
            </w:ins>
            <w:ins w:id="1271" w:author="goskii" w:date="2026-04-17T21:02:03Z">
              <w:r>
                <w:rPr>
                  <w:rFonts w:hint="default" w:ascii="宋体" w:hAnsi="宋体" w:eastAsia="宋体" w:cs="宋体"/>
                  <w:b w:val="0"/>
                  <w:bCs w:val="0"/>
                  <w:color w:val="auto"/>
                  <w:sz w:val="18"/>
                  <w:szCs w:val="18"/>
                  <w:highlight w:val="yellow"/>
                </w:rPr>
                <w:t>消费情感</w:t>
              </w:r>
            </w:ins>
            <w:ins w:id="1272" w:author="goskii" w:date="2026-04-17T21:02:03Z">
              <w:r>
                <w:rPr>
                  <w:rFonts w:hint="default" w:ascii="宋体" w:hAnsi="宋体" w:eastAsia="宋体" w:cs="宋体"/>
                  <w:b w:val="0"/>
                  <w:bCs w:val="0"/>
                  <w:color w:val="auto"/>
                  <w:sz w:val="18"/>
                  <w:szCs w:val="18"/>
                </w:rPr>
                <w:t>的研究成果较多，但大多偏重消费情感对顾客影响的实证研究，且消费情感分类和强度判定标准较为单一，不足以表示复杂多样的情感</w:t>
              </w:r>
            </w:ins>
            <w:ins w:id="1273" w:author="goskii" w:date="2026-04-17T21:02:10Z">
              <w:r>
                <w:rPr>
                  <w:rFonts w:hint="eastAsia" w:cs="宋体"/>
                  <w:b w:val="0"/>
                  <w:bCs w:val="0"/>
                  <w:sz w:val="18"/>
                  <w:szCs w:val="18"/>
                  <w:lang w:eastAsia="zh-CN"/>
                </w:rPr>
                <w:t>。</w:t>
              </w:r>
            </w:ins>
          </w:p>
          <w:p w14:paraId="7C96F551">
            <w:pPr>
              <w:keepNext/>
              <w:snapToGrid w:val="0"/>
              <w:spacing w:before="40" w:after="40"/>
              <w:jc w:val="left"/>
              <w:rPr>
                <w:ins w:id="1274" w:author="goskii" w:date="2026-04-20T19:35:13Z"/>
                <w:rFonts w:hint="eastAsia" w:cs="宋体"/>
                <w:b w:val="0"/>
                <w:bCs w:val="0"/>
                <w:sz w:val="18"/>
                <w:szCs w:val="18"/>
                <w:lang w:eastAsia="zh-CN"/>
              </w:rPr>
            </w:pPr>
          </w:p>
          <w:p w14:paraId="0069AFED">
            <w:pPr>
              <w:keepNext/>
              <w:snapToGrid w:val="0"/>
              <w:spacing w:before="40" w:after="40"/>
              <w:jc w:val="left"/>
              <w:rPr>
                <w:rFonts w:hint="default" w:cs="宋体"/>
                <w:b w:val="0"/>
                <w:bCs w:val="0"/>
                <w:sz w:val="18"/>
                <w:szCs w:val="18"/>
                <w:lang w:val="en-US" w:eastAsia="zh-CN"/>
              </w:rPr>
            </w:pPr>
            <w:ins w:id="1275" w:author="goskii" w:date="2026-04-20T19:35:16Z">
              <w:r>
                <w:rPr>
                  <w:rFonts w:hint="eastAsia" w:cs="宋体"/>
                  <w:b w:val="0"/>
                  <w:bCs w:val="0"/>
                  <w:sz w:val="18"/>
                  <w:szCs w:val="18"/>
                  <w:lang w:val="en-US" w:eastAsia="zh-CN"/>
                </w:rPr>
                <w:t>A</w:t>
              </w:r>
            </w:ins>
            <w:ins w:id="1276" w:author="goskii" w:date="2026-04-20T19:35:21Z">
              <w:r>
                <w:rPr>
                  <w:rFonts w:hint="eastAsia" w:cs="宋体"/>
                  <w:b w:val="0"/>
                  <w:bCs w:val="0"/>
                  <w:sz w:val="18"/>
                  <w:szCs w:val="18"/>
                  <w:lang w:val="en-US" w:eastAsia="zh-CN"/>
                </w:rPr>
                <w:t>：</w:t>
              </w:r>
            </w:ins>
            <w:ins w:id="1277" w:author="goskii" w:date="2026-04-20T19:35:24Z">
              <w:r>
                <w:rPr>
                  <w:rFonts w:hint="eastAsia" w:cs="宋体"/>
                  <w:b w:val="0"/>
                  <w:bCs w:val="0"/>
                  <w:sz w:val="18"/>
                  <w:szCs w:val="18"/>
                  <w:lang w:val="en-US" w:eastAsia="zh-CN"/>
                </w:rPr>
                <w:t>消费情感</w:t>
              </w:r>
            </w:ins>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Change w:id="1278"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3A63DFAD">
            <w:pPr>
              <w:keepNext/>
              <w:snapToGrid w:val="0"/>
              <w:spacing w:before="40" w:after="40"/>
              <w:jc w:val="left"/>
              <w:rPr>
                <w:ins w:id="1279" w:author="goskii" w:date="2026-04-17T21:02:28Z"/>
                <w:rFonts w:ascii="宋体" w:hAnsi="宋体" w:eastAsia="宋体" w:cs="宋体"/>
                <w:sz w:val="18"/>
                <w:szCs w:val="18"/>
              </w:rPr>
            </w:pPr>
            <w:ins w:id="1280" w:author="goskii" w:date="2026-04-17T21:02:28Z">
              <w:r>
                <w:rPr>
                  <w:rFonts w:ascii="宋体" w:hAnsi="宋体" w:eastAsia="宋体" w:cs="宋体"/>
                  <w:sz w:val="18"/>
                  <w:szCs w:val="18"/>
                </w:rPr>
                <w:t>《基于学科视角的国内观点挖掘研究述评》</w:t>
              </w:r>
            </w:ins>
          </w:p>
        </w:tc>
      </w:tr>
      <w:tr w14:paraId="453D4B34">
        <w:tblPrEx>
          <w:tblPrExChange w:id="1281" w:author="goskii" w:date="2026-04-17T21:54:51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281" w:author="goskii" w:date="2026-04-17T21:54:51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282" w:author="goskii" w:date="2026-04-17T21:54:51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390FCB23">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1283" w:author="goskii" w:date="2026-04-17T21:54:51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658D119E">
            <w:pPr>
              <w:keepNext/>
              <w:snapToGrid w:val="0"/>
              <w:spacing w:before="40" w:after="40"/>
              <w:jc w:val="left"/>
            </w:pPr>
            <w:r>
              <w:rPr>
                <w:rFonts w:ascii="宋体" w:hAnsi="宋体" w:eastAsia="宋体" w:cs="宋体"/>
                <w:b w:val="0"/>
                <w:bCs w:val="0"/>
                <w:i w:val="0"/>
                <w:iCs w:val="0"/>
                <w:sz w:val="18"/>
                <w:szCs w:val="18"/>
              </w:rPr>
              <w:t>school_of_thought</w:t>
            </w:r>
          </w:p>
        </w:tc>
        <w:tc>
          <w:tcPr>
            <w:tcW w:w="407" w:type="pct"/>
            <w:tcBorders>
              <w:top w:val="nil"/>
              <w:left w:val="nil"/>
              <w:bottom w:val="nil"/>
              <w:right w:val="nil"/>
            </w:tcBorders>
            <w:noWrap w:val="0"/>
            <w:tcMar>
              <w:top w:w="60" w:type="dxa"/>
              <w:left w:w="80" w:type="dxa"/>
              <w:bottom w:w="60" w:type="dxa"/>
              <w:right w:w="80" w:type="dxa"/>
            </w:tcMar>
            <w:vAlign w:val="top"/>
            <w:tcPrChange w:id="1284" w:author="goskii" w:date="2026-04-17T21:54:51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45FD6080">
            <w:pPr>
              <w:keepNext/>
              <w:snapToGrid w:val="0"/>
              <w:spacing w:before="40" w:after="40"/>
              <w:jc w:val="left"/>
            </w:pPr>
            <w:r>
              <w:rPr>
                <w:rFonts w:ascii="宋体" w:hAnsi="宋体" w:eastAsia="宋体" w:cs="宋体"/>
                <w:b w:val="0"/>
                <w:bCs w:val="0"/>
                <w:i w:val="0"/>
                <w:iCs w:val="0"/>
                <w:sz w:val="18"/>
                <w:szCs w:val="18"/>
              </w:rPr>
              <w:t>Abstract &gt; Epistemic</w:t>
            </w:r>
          </w:p>
        </w:tc>
        <w:tc>
          <w:tcPr>
            <w:tcW w:w="240" w:type="pct"/>
            <w:tcBorders>
              <w:top w:val="nil"/>
              <w:left w:val="nil"/>
              <w:bottom w:val="nil"/>
              <w:right w:val="nil"/>
            </w:tcBorders>
            <w:noWrap w:val="0"/>
            <w:tcMar>
              <w:top w:w="60" w:type="dxa"/>
              <w:left w:w="80" w:type="dxa"/>
              <w:bottom w:w="60" w:type="dxa"/>
              <w:right w:w="80" w:type="dxa"/>
            </w:tcMar>
            <w:vAlign w:val="top"/>
            <w:tcPrChange w:id="1285" w:author="goskii" w:date="2026-04-17T21:54:51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7ECBF3D6">
            <w:pPr>
              <w:keepNext/>
              <w:snapToGrid w:val="0"/>
              <w:spacing w:before="40" w:after="40"/>
              <w:jc w:val="left"/>
            </w:pPr>
            <w:r>
              <w:rPr>
                <w:rFonts w:ascii="宋体" w:hAnsi="宋体" w:eastAsia="宋体" w:cs="宋体"/>
                <w:b/>
                <w:bCs/>
                <w:i w:val="0"/>
                <w:iCs w:val="0"/>
                <w:sz w:val="18"/>
                <w:szCs w:val="18"/>
              </w:rPr>
              <w:t>学派</w:t>
            </w:r>
          </w:p>
        </w:tc>
        <w:tc>
          <w:tcPr>
            <w:tcW w:w="498" w:type="pct"/>
            <w:tcBorders>
              <w:top w:val="nil"/>
              <w:left w:val="nil"/>
              <w:bottom w:val="nil"/>
              <w:right w:val="nil"/>
            </w:tcBorders>
            <w:noWrap w:val="0"/>
            <w:tcMar>
              <w:top w:w="60" w:type="dxa"/>
              <w:left w:w="80" w:type="dxa"/>
              <w:bottom w:w="60" w:type="dxa"/>
              <w:right w:w="80" w:type="dxa"/>
            </w:tcMar>
            <w:vAlign w:val="top"/>
            <w:tcPrChange w:id="1286" w:author="goskii" w:date="2026-04-17T21:54:51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3FAEA202">
            <w:pPr>
              <w:keepNext/>
              <w:snapToGrid w:val="0"/>
              <w:spacing w:before="40" w:after="40"/>
              <w:jc w:val="left"/>
            </w:pPr>
            <w:r>
              <w:rPr>
                <w:rFonts w:ascii="宋体" w:hAnsi="宋体" w:eastAsia="宋体" w:cs="宋体"/>
                <w:b w:val="0"/>
                <w:bCs w:val="0"/>
                <w:i w:val="0"/>
                <w:iCs w:val="0"/>
                <w:sz w:val="18"/>
                <w:szCs w:val="18"/>
              </w:rPr>
              <w:t>共享特定理论立场或研究传统的研究者群体（抽象共同体而非行政组织），如『Wilson 学派』『批判图书馆学派』。</w:t>
            </w:r>
          </w:p>
        </w:tc>
        <w:tc>
          <w:tcPr>
            <w:tcW w:w="1239" w:type="pct"/>
            <w:tcBorders>
              <w:top w:val="nil"/>
              <w:left w:val="nil"/>
              <w:bottom w:val="nil"/>
              <w:right w:val="nil"/>
            </w:tcBorders>
            <w:noWrap w:val="0"/>
            <w:tcMar>
              <w:top w:w="60" w:type="dxa"/>
              <w:left w:w="80" w:type="dxa"/>
              <w:bottom w:w="60" w:type="dxa"/>
              <w:right w:w="80" w:type="dxa"/>
            </w:tcMar>
            <w:vAlign w:val="top"/>
            <w:tcPrChange w:id="1287" w:author="goskii" w:date="2026-04-17T21:54:51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2E68408D">
            <w:pPr>
              <w:keepNext/>
              <w:snapToGrid w:val="0"/>
              <w:spacing w:before="40" w:after="40"/>
              <w:jc w:val="left"/>
            </w:pPr>
            <w:r>
              <w:rPr>
                <w:rFonts w:ascii="宋体" w:hAnsi="宋体" w:eastAsia="宋体" w:cs="宋体"/>
                <w:b w:val="0"/>
                <w:bCs w:val="0"/>
                <w:i w:val="0"/>
                <w:iCs w:val="0"/>
                <w:sz w:val="18"/>
                <w:szCs w:val="18"/>
              </w:rPr>
              <w:t>vs scholar：scholar 是单个研究者个人（Wilson 本人）；school_of_thought 是共享理论立场的群体（Wilson 学派）。同一人名可能两者兼有，取决于评价语境是指向个人还是其代表的研究传统。vs organization：school_of_thought 无行政建制，无法有地址/法人；organization 有具体行政建制。</w:t>
            </w:r>
          </w:p>
        </w:tc>
        <w:tc>
          <w:tcPr>
            <w:tcW w:w="118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Change w:id="1288" w:author="goskii" w:date="2026-04-17T21:54:51Z">
              <w:tcPr>
                <w:tcW w:w="1182" w:type="pct"/>
                <w:gridSpan w:val="3"/>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tcPrChange>
          </w:tcPr>
          <w:p w14:paraId="1ABF7F51">
            <w:pPr>
              <w:keepNext/>
              <w:snapToGrid w:val="0"/>
              <w:spacing w:before="40" w:after="40"/>
              <w:jc w:val="left"/>
              <w:rPr>
                <w:ins w:id="1289" w:author="goskii" w:date="2026-04-20T19:35:28Z"/>
                <w:rFonts w:hint="eastAsia" w:cs="宋体"/>
                <w:b w:val="0"/>
                <w:bCs w:val="0"/>
                <w:i w:val="0"/>
                <w:iCs w:val="0"/>
                <w:sz w:val="18"/>
                <w:szCs w:val="18"/>
                <w:lang w:eastAsia="zh-CN"/>
              </w:rPr>
            </w:pPr>
            <w:r>
              <w:rPr>
                <w:rFonts w:ascii="宋体" w:hAnsi="宋体" w:eastAsia="宋体" w:cs="宋体"/>
                <w:b w:val="0"/>
                <w:bCs w:val="0"/>
                <w:i w:val="0"/>
                <w:iCs w:val="0"/>
                <w:sz w:val="18"/>
                <w:szCs w:val="18"/>
              </w:rPr>
              <w:t>20世纪40至50年代以后，图书馆学技术学派出走而形成</w:t>
            </w:r>
            <w:r>
              <w:rPr>
                <w:rFonts w:ascii="宋体" w:hAnsi="宋体" w:eastAsia="宋体" w:cs="宋体"/>
                <w:b w:val="0"/>
                <w:bCs w:val="0"/>
                <w:i w:val="0"/>
                <w:iCs w:val="0"/>
                <w:sz w:val="18"/>
                <w:szCs w:val="18"/>
                <w:highlight w:val="yellow"/>
              </w:rPr>
              <w:t>情报学派</w:t>
            </w:r>
            <w:r>
              <w:rPr>
                <w:rFonts w:ascii="宋体" w:hAnsi="宋体" w:eastAsia="宋体" w:cs="宋体"/>
                <w:b w:val="0"/>
                <w:bCs w:val="0"/>
                <w:i w:val="0"/>
                <w:iCs w:val="0"/>
                <w:sz w:val="18"/>
                <w:szCs w:val="18"/>
              </w:rPr>
              <w:t>，严重削弱了图书馆学的学科发展</w:t>
            </w:r>
            <w:ins w:id="1290" w:author="goskii" w:date="2026-04-17T11:55:51Z">
              <w:r>
                <w:rPr>
                  <w:rFonts w:hint="eastAsia" w:cs="宋体"/>
                  <w:b w:val="0"/>
                  <w:bCs w:val="0"/>
                  <w:i w:val="0"/>
                  <w:iCs w:val="0"/>
                  <w:sz w:val="18"/>
                  <w:szCs w:val="18"/>
                  <w:lang w:eastAsia="zh-CN"/>
                </w:rPr>
                <w:t>。</w:t>
              </w:r>
            </w:ins>
          </w:p>
          <w:p w14:paraId="0453830E">
            <w:pPr>
              <w:keepNext/>
              <w:snapToGrid w:val="0"/>
              <w:spacing w:before="40" w:after="40"/>
              <w:jc w:val="left"/>
              <w:rPr>
                <w:ins w:id="1291" w:author="goskii" w:date="2026-04-20T19:35:28Z"/>
                <w:rFonts w:hint="eastAsia" w:cs="宋体"/>
                <w:b w:val="0"/>
                <w:bCs w:val="0"/>
                <w:i w:val="0"/>
                <w:iCs w:val="0"/>
                <w:sz w:val="18"/>
                <w:szCs w:val="18"/>
                <w:lang w:eastAsia="zh-CN"/>
              </w:rPr>
            </w:pPr>
          </w:p>
          <w:p w14:paraId="61F369E1">
            <w:pPr>
              <w:keepNext/>
              <w:snapToGrid w:val="0"/>
              <w:spacing w:before="40" w:after="40"/>
              <w:jc w:val="left"/>
              <w:rPr>
                <w:rFonts w:hint="default" w:cs="宋体"/>
                <w:b w:val="0"/>
                <w:bCs w:val="0"/>
                <w:i w:val="0"/>
                <w:iCs w:val="0"/>
                <w:sz w:val="18"/>
                <w:szCs w:val="18"/>
                <w:lang w:val="en-US" w:eastAsia="zh-CN"/>
              </w:rPr>
            </w:pPr>
            <w:ins w:id="1292" w:author="goskii" w:date="2026-04-20T19:35:29Z">
              <w:r>
                <w:rPr>
                  <w:rFonts w:hint="eastAsia" w:cs="宋体"/>
                  <w:b w:val="0"/>
                  <w:bCs w:val="0"/>
                  <w:i w:val="0"/>
                  <w:iCs w:val="0"/>
                  <w:sz w:val="18"/>
                  <w:szCs w:val="18"/>
                  <w:lang w:val="en-US" w:eastAsia="zh-CN"/>
                </w:rPr>
                <w:t>A</w:t>
              </w:r>
            </w:ins>
            <w:ins w:id="1293" w:author="goskii" w:date="2026-04-20T19:35:30Z">
              <w:r>
                <w:rPr>
                  <w:rFonts w:hint="eastAsia" w:cs="宋体"/>
                  <w:b w:val="0"/>
                  <w:bCs w:val="0"/>
                  <w:i w:val="0"/>
                  <w:iCs w:val="0"/>
                  <w:sz w:val="18"/>
                  <w:szCs w:val="18"/>
                  <w:lang w:val="en-US" w:eastAsia="zh-CN"/>
                </w:rPr>
                <w:t>：</w:t>
              </w:r>
            </w:ins>
            <w:ins w:id="1294" w:author="goskii" w:date="2026-04-20T19:35:35Z">
              <w:r>
                <w:rPr>
                  <w:rFonts w:hint="eastAsia" w:cs="宋体"/>
                  <w:b w:val="0"/>
                  <w:bCs w:val="0"/>
                  <w:i w:val="0"/>
                  <w:iCs w:val="0"/>
                  <w:sz w:val="18"/>
                  <w:szCs w:val="18"/>
                  <w:lang w:val="en-US" w:eastAsia="zh-CN"/>
                </w:rPr>
                <w:t>情报学派</w:t>
              </w:r>
            </w:ins>
          </w:p>
        </w:tc>
        <w:tc>
          <w:tcPr>
            <w:tcW w:w="59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Change w:id="1295" w:author="goskii" w:date="2026-04-17T21:54:51Z">
              <w:tcPr>
                <w:tcW w:w="592" w:type="pct"/>
                <w:gridSpan w:val="3"/>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tcPrChange>
          </w:tcPr>
          <w:p w14:paraId="653F245F">
            <w:pPr>
              <w:keepNext/>
              <w:snapToGrid w:val="0"/>
              <w:spacing w:before="40" w:after="40"/>
              <w:jc w:val="left"/>
            </w:pPr>
            <w:r>
              <w:rPr>
                <w:rFonts w:ascii="宋体" w:hAnsi="宋体" w:eastAsia="宋体" w:cs="宋体"/>
                <w:b w:val="0"/>
                <w:bCs w:val="0"/>
                <w:i w:val="0"/>
                <w:iCs w:val="0"/>
                <w:sz w:val="18"/>
                <w:szCs w:val="18"/>
              </w:rPr>
              <w:t>『2017年全国图书馆学基础理论研讨会』综述（龚蛟腾）</w:t>
            </w:r>
          </w:p>
        </w:tc>
      </w:tr>
      <w:tr w14:paraId="073674A8">
        <w:tblPrEx>
          <w:tblPrExChange w:id="1296"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296"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297"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5FC59911">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Change w:id="1298"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09C31716">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Change w:id="1299"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261883B1">
            <w:pPr>
              <w:keepNext/>
              <w:snapToGrid w:val="0"/>
              <w:spacing w:before="40" w:after="40"/>
              <w:jc w:val="left"/>
            </w:pPr>
            <w:r>
              <w:rPr>
                <w:rFonts w:ascii="宋体" w:hAnsi="宋体" w:eastAsia="宋体" w:cs="宋体"/>
                <w:b w:val="0"/>
                <w:bCs w:val="0"/>
                <w:i w:val="0"/>
                <w:iCs w:val="0"/>
                <w:sz w:val="18"/>
                <w:szCs w:val="18"/>
              </w:rPr>
              <w:t>Abstract &gt; Epistemic</w:t>
            </w:r>
          </w:p>
        </w:tc>
        <w:tc>
          <w:tcPr>
            <w:tcW w:w="240" w:type="pct"/>
            <w:tcBorders>
              <w:top w:val="nil"/>
              <w:left w:val="nil"/>
              <w:bottom w:val="nil"/>
              <w:right w:val="nil"/>
            </w:tcBorders>
            <w:noWrap w:val="0"/>
            <w:tcMar>
              <w:top w:w="60" w:type="dxa"/>
              <w:left w:w="80" w:type="dxa"/>
              <w:bottom w:w="60" w:type="dxa"/>
              <w:right w:w="80" w:type="dxa"/>
            </w:tcMar>
            <w:vAlign w:val="top"/>
            <w:tcPrChange w:id="1300"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0B6A27BE">
            <w:pPr>
              <w:keepNext/>
              <w:snapToGrid w:val="0"/>
              <w:spacing w:before="40" w:after="40"/>
              <w:jc w:val="left"/>
            </w:pPr>
            <w:r>
              <w:rPr>
                <w:rFonts w:ascii="宋体" w:hAnsi="宋体" w:eastAsia="宋体" w:cs="宋体"/>
                <w:b/>
                <w:bCs/>
                <w:i w:val="0"/>
                <w:iCs w:val="0"/>
                <w:sz w:val="18"/>
                <w:szCs w:val="18"/>
              </w:rPr>
              <w:t>其他认识论共同体层实体</w:t>
            </w:r>
          </w:p>
        </w:tc>
        <w:tc>
          <w:tcPr>
            <w:tcW w:w="498" w:type="pct"/>
            <w:tcBorders>
              <w:top w:val="nil"/>
              <w:left w:val="nil"/>
              <w:bottom w:val="nil"/>
              <w:right w:val="nil"/>
            </w:tcBorders>
            <w:noWrap w:val="0"/>
            <w:tcMar>
              <w:top w:w="60" w:type="dxa"/>
              <w:left w:w="80" w:type="dxa"/>
              <w:bottom w:w="60" w:type="dxa"/>
              <w:right w:w="80" w:type="dxa"/>
            </w:tcMar>
            <w:vAlign w:val="top"/>
            <w:tcPrChange w:id="1301"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4F65CA64">
            <w:pPr>
              <w:keepNext/>
              <w:snapToGrid w:val="0"/>
              <w:spacing w:before="40" w:after="40"/>
              <w:jc w:val="left"/>
            </w:pPr>
            <w:r>
              <w:rPr>
                <w:rFonts w:ascii="宋体" w:hAnsi="宋体" w:eastAsia="宋体" w:cs="宋体"/>
                <w:b w:val="0"/>
                <w:bCs w:val="0"/>
                <w:i w:val="0"/>
                <w:iCs w:val="0"/>
                <w:sz w:val="18"/>
                <w:szCs w:val="18"/>
              </w:rPr>
              <w:t>当认识论共同体实体无法归入 paradigm / approach / discipline / subfield / school_of_thought 时使用，如某类特殊的跨学科知识共同体或思想传统。</w:t>
            </w:r>
          </w:p>
        </w:tc>
        <w:tc>
          <w:tcPr>
            <w:tcW w:w="1239" w:type="pct"/>
            <w:tcBorders>
              <w:top w:val="nil"/>
              <w:left w:val="nil"/>
              <w:bottom w:val="nil"/>
              <w:right w:val="nil"/>
            </w:tcBorders>
            <w:noWrap w:val="0"/>
            <w:tcMar>
              <w:top w:w="60" w:type="dxa"/>
              <w:left w:w="80" w:type="dxa"/>
              <w:bottom w:w="60" w:type="dxa"/>
              <w:right w:w="80" w:type="dxa"/>
            </w:tcMar>
            <w:vAlign w:val="top"/>
            <w:tcPrChange w:id="1302"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5B0C377E">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Change w:id="1303"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09E473AE">
            <w:pPr>
              <w:keepNext/>
              <w:snapToGrid w:val="0"/>
              <w:spacing w:before="40" w:after="40"/>
              <w:jc w:val="left"/>
            </w:pPr>
            <w:del w:id="1304" w:author="goskii" w:date="2026-04-20T19:35:42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Change w:id="1305"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763F8DAA">
            <w:pPr>
              <w:keepNext/>
              <w:snapToGrid w:val="0"/>
              <w:spacing w:before="40" w:after="40"/>
              <w:jc w:val="left"/>
            </w:pPr>
            <w:r>
              <w:rPr>
                <w:rFonts w:ascii="宋体" w:hAnsi="宋体" w:eastAsia="宋体" w:cs="宋体"/>
                <w:b w:val="0"/>
                <w:bCs w:val="0"/>
                <w:i w:val="0"/>
                <w:iCs w:val="0"/>
                <w:sz w:val="18"/>
                <w:szCs w:val="18"/>
              </w:rPr>
              <w:t>—</w:t>
            </w:r>
          </w:p>
        </w:tc>
      </w:tr>
      <w:tr w14:paraId="3063A3DE">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1F6555F9">
            <w:pPr>
              <w:keepNext/>
              <w:snapToGrid w:val="0"/>
              <w:spacing w:before="40" w:after="40"/>
              <w:jc w:val="left"/>
            </w:pPr>
            <w:r>
              <w:rPr>
                <w:rFonts w:ascii="宋体" w:hAnsi="宋体" w:eastAsia="宋体" w:cs="宋体"/>
                <w:b/>
                <w:bCs/>
                <w:i w:val="0"/>
                <w:iCs w:val="0"/>
                <w:sz w:val="20"/>
                <w:szCs w:val="20"/>
              </w:rPr>
              <w:t>3.5 Phenomenon（现象层）— 可观察的客观或社会现象</w:t>
            </w:r>
          </w:p>
        </w:tc>
      </w:tr>
      <w:tr w14:paraId="2FDBF493">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7AFD89D5">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
          <w:p w14:paraId="1DDE3DB8">
            <w:pPr>
              <w:keepNext/>
              <w:snapToGrid w:val="0"/>
              <w:spacing w:before="40" w:after="40"/>
              <w:jc w:val="left"/>
            </w:pPr>
            <w:r>
              <w:rPr>
                <w:rFonts w:ascii="宋体" w:hAnsi="宋体" w:eastAsia="宋体" w:cs="宋体"/>
                <w:b w:val="0"/>
                <w:bCs w:val="0"/>
                <w:i w:val="0"/>
                <w:iCs w:val="0"/>
                <w:sz w:val="18"/>
                <w:szCs w:val="18"/>
              </w:rPr>
              <w:t>phenomenon</w:t>
            </w:r>
          </w:p>
        </w:tc>
        <w:tc>
          <w:tcPr>
            <w:tcW w:w="407" w:type="pct"/>
            <w:tcBorders>
              <w:top w:val="nil"/>
              <w:left w:val="nil"/>
              <w:bottom w:val="nil"/>
              <w:right w:val="nil"/>
            </w:tcBorders>
            <w:noWrap w:val="0"/>
            <w:tcMar>
              <w:top w:w="60" w:type="dxa"/>
              <w:left w:w="80" w:type="dxa"/>
              <w:bottom w:w="60" w:type="dxa"/>
              <w:right w:w="80" w:type="dxa"/>
            </w:tcMar>
            <w:vAlign w:val="top"/>
          </w:tcPr>
          <w:p w14:paraId="7F305380">
            <w:pPr>
              <w:keepNext/>
              <w:snapToGrid w:val="0"/>
              <w:spacing w:before="40" w:after="40"/>
              <w:jc w:val="left"/>
            </w:pPr>
            <w:r>
              <w:rPr>
                <w:rFonts w:ascii="宋体" w:hAnsi="宋体" w:eastAsia="宋体" w:cs="宋体"/>
                <w:b w:val="0"/>
                <w:bCs w:val="0"/>
                <w:i w:val="0"/>
                <w:iCs w:val="0"/>
                <w:sz w:val="18"/>
                <w:szCs w:val="18"/>
              </w:rPr>
              <w:t>Abstract &gt; Phenomenon</w:t>
            </w:r>
          </w:p>
        </w:tc>
        <w:tc>
          <w:tcPr>
            <w:tcW w:w="240" w:type="pct"/>
            <w:tcBorders>
              <w:top w:val="nil"/>
              <w:left w:val="nil"/>
              <w:bottom w:val="nil"/>
              <w:right w:val="nil"/>
            </w:tcBorders>
            <w:noWrap w:val="0"/>
            <w:tcMar>
              <w:top w:w="60" w:type="dxa"/>
              <w:left w:w="80" w:type="dxa"/>
              <w:bottom w:w="60" w:type="dxa"/>
              <w:right w:w="80" w:type="dxa"/>
            </w:tcMar>
            <w:vAlign w:val="top"/>
          </w:tcPr>
          <w:p w14:paraId="6DCB516F">
            <w:pPr>
              <w:keepNext/>
              <w:snapToGrid w:val="0"/>
              <w:spacing w:before="40" w:after="40"/>
              <w:jc w:val="left"/>
            </w:pPr>
            <w:r>
              <w:rPr>
                <w:rFonts w:ascii="宋体" w:hAnsi="宋体" w:eastAsia="宋体" w:cs="宋体"/>
                <w:b/>
                <w:bCs/>
                <w:i w:val="0"/>
                <w:iCs w:val="0"/>
                <w:sz w:val="18"/>
                <w:szCs w:val="18"/>
              </w:rPr>
              <w:t>现象</w:t>
            </w:r>
          </w:p>
        </w:tc>
        <w:tc>
          <w:tcPr>
            <w:tcW w:w="498" w:type="pct"/>
            <w:tcBorders>
              <w:top w:val="nil"/>
              <w:left w:val="nil"/>
              <w:bottom w:val="nil"/>
              <w:right w:val="nil"/>
            </w:tcBorders>
            <w:noWrap w:val="0"/>
            <w:tcMar>
              <w:top w:w="60" w:type="dxa"/>
              <w:left w:w="80" w:type="dxa"/>
              <w:bottom w:w="60" w:type="dxa"/>
              <w:right w:w="80" w:type="dxa"/>
            </w:tcMar>
            <w:vAlign w:val="top"/>
          </w:tcPr>
          <w:p w14:paraId="340B96CD">
            <w:pPr>
              <w:keepNext/>
              <w:snapToGrid w:val="0"/>
              <w:spacing w:before="40" w:after="40"/>
              <w:jc w:val="left"/>
              <w:rPr>
                <w:ins w:id="1306" w:author="池林" w:date="2026-09-24T17:01:16Z"/>
                <w:rFonts w:ascii="宋体" w:hAnsi="宋体" w:eastAsia="宋体" w:cs="宋体"/>
                <w:b w:val="0"/>
                <w:bCs w:val="0"/>
                <w:i w:val="0"/>
                <w:iCs w:val="0"/>
                <w:sz w:val="18"/>
                <w:szCs w:val="18"/>
              </w:rPr>
            </w:pPr>
            <w:ins w:id="1307" w:author="池林" w:date="2026-09-24T17:01:16Z">
              <w:r>
                <w:rPr>
                  <w:rFonts w:ascii="宋体" w:hAnsi="宋体" w:eastAsia="宋体" w:cs="宋体"/>
                  <w:b w:val="0"/>
                  <w:bCs w:val="0"/>
                  <w:i w:val="0"/>
                  <w:iCs w:val="0"/>
                  <w:sz w:val="18"/>
                  <w:szCs w:val="18"/>
                  <w:lang w:val="en-US" w:eastAsia="zh-CN"/>
                </w:rPr>
                <w:t>在自然、社会或学术活动中可观察、可描述的状态、行为模式或变化表现，作为研究或评价的对象，包括具有时间演变方向的增长、衰退、扩散和转变趋势。</w:t>
              </w:r>
            </w:ins>
          </w:p>
          <w:p w14:paraId="406BEC81">
            <w:pPr>
              <w:keepNext/>
              <w:snapToGrid w:val="0"/>
              <w:spacing w:before="40" w:after="40"/>
              <w:jc w:val="left"/>
            </w:pPr>
            <w:del w:id="1308" w:author="池林" w:date="2026-09-24T17:01:16Z">
              <w:r>
                <w:rPr>
                  <w:rFonts w:ascii="宋体" w:hAnsi="宋体" w:eastAsia="宋体" w:cs="宋体"/>
                  <w:b w:val="0"/>
                  <w:bCs w:val="0"/>
                  <w:i w:val="0"/>
                  <w:iCs w:val="0"/>
                  <w:sz w:val="18"/>
                  <w:szCs w:val="18"/>
                </w:rPr>
                <w:delText>经验层面可观察的客观或社会现象，作为研究或评价的对象存在，既非人工制品，亦非知识主张，如『信息过载』作为一种社会现象，『引文爆炸』作为一种学术现象。</w:delText>
              </w:r>
            </w:del>
          </w:p>
        </w:tc>
        <w:tc>
          <w:tcPr>
            <w:tcW w:w="1239" w:type="pct"/>
            <w:tcBorders>
              <w:top w:val="nil"/>
              <w:left w:val="nil"/>
              <w:bottom w:val="nil"/>
              <w:right w:val="nil"/>
            </w:tcBorders>
            <w:noWrap w:val="0"/>
            <w:tcMar>
              <w:top w:w="60" w:type="dxa"/>
              <w:left w:w="80" w:type="dxa"/>
              <w:bottom w:w="60" w:type="dxa"/>
              <w:right w:w="80" w:type="dxa"/>
            </w:tcMar>
            <w:vAlign w:val="top"/>
          </w:tcPr>
          <w:p w14:paraId="0A98E588">
            <w:pPr>
              <w:keepNext/>
              <w:snapToGrid w:val="0"/>
              <w:spacing w:before="40" w:after="40"/>
              <w:jc w:val="left"/>
              <w:rPr>
                <w:ins w:id="1309" w:author="池林" w:date="2026-09-24T17:01:39Z"/>
                <w:rFonts w:ascii="宋体" w:hAnsi="宋体" w:eastAsia="宋体" w:cs="宋体"/>
                <w:b w:val="0"/>
                <w:bCs w:val="0"/>
                <w:i w:val="0"/>
                <w:iCs w:val="0"/>
                <w:sz w:val="18"/>
                <w:szCs w:val="18"/>
              </w:rPr>
            </w:pPr>
            <w:r>
              <w:rPr>
                <w:rFonts w:ascii="宋体" w:hAnsi="宋体" w:eastAsia="宋体" w:cs="宋体"/>
                <w:b w:val="0"/>
                <w:bCs w:val="0"/>
                <w:i w:val="0"/>
                <w:iCs w:val="0"/>
                <w:sz w:val="18"/>
                <w:szCs w:val="18"/>
              </w:rPr>
              <w:t>vs concept：concept 是对现象的命名（『信息过载』作为术语），phenomenon 是现象本身作为研究/评价对象（信息过载这一社会现实）。判断标准：评价的是术语本身还是现象本身。</w:t>
            </w:r>
            <w:del w:id="1310" w:author="池林" w:date="2026-09-24T17:01:44Z">
              <w:r>
                <w:rPr>
                  <w:rFonts w:ascii="宋体" w:hAnsi="宋体" w:eastAsia="宋体" w:cs="宋体"/>
                  <w:b w:val="0"/>
                  <w:bCs w:val="0"/>
                  <w:i w:val="0"/>
                  <w:iCs w:val="0"/>
                  <w:sz w:val="18"/>
                  <w:szCs w:val="18"/>
                </w:rPr>
                <w:delText>vs trend：phenomenon 无时间方向性，trend 带有时间演变方向</w:delText>
              </w:r>
            </w:del>
            <w:r>
              <w:rPr>
                <w:rFonts w:ascii="宋体" w:hAnsi="宋体" w:eastAsia="宋体" w:cs="宋体"/>
                <w:b w:val="0"/>
                <w:bCs w:val="0"/>
                <w:i w:val="0"/>
                <w:iCs w:val="0"/>
                <w:sz w:val="18"/>
                <w:szCs w:val="18"/>
              </w:rPr>
              <w:t>。</w:t>
            </w:r>
            <w:ins w:id="1311" w:author="池林" w:date="2026-09-24T17:01:39Z">
              <w:r>
                <w:rPr>
                  <w:rFonts w:ascii="宋体" w:hAnsi="宋体" w:eastAsia="宋体" w:cs="宋体"/>
                  <w:b w:val="0"/>
                  <w:bCs w:val="0"/>
                  <w:i w:val="0"/>
                  <w:iCs w:val="0"/>
                  <w:sz w:val="18"/>
                  <w:szCs w:val="18"/>
                  <w:lang w:val="en-US" w:eastAsia="zh-CN"/>
                </w:rPr>
                <w:t>文本描述“出现了什么情况”“呈现什么规律”或“正在如何变化”，常涉及发生范围、表现形式、影响因素、实际后果或变化方向。不要求具有时间方向性，也不要求保持静态。</w:t>
              </w:r>
            </w:ins>
          </w:p>
          <w:p w14:paraId="4BF3570D">
            <w:pPr>
              <w:keepNext/>
              <w:snapToGrid w:val="0"/>
              <w:spacing w:before="40" w:after="40"/>
              <w:jc w:val="left"/>
            </w:pPr>
          </w:p>
        </w:tc>
        <w:tc>
          <w:tcPr>
            <w:tcW w:w="1182" w:type="pct"/>
            <w:tcBorders>
              <w:top w:val="nil"/>
              <w:left w:val="nil"/>
              <w:bottom w:val="nil"/>
              <w:right w:val="nil"/>
            </w:tcBorders>
            <w:noWrap w:val="0"/>
            <w:tcMar>
              <w:top w:w="60" w:type="dxa"/>
              <w:left w:w="80" w:type="dxa"/>
              <w:bottom w:w="60" w:type="dxa"/>
              <w:right w:w="80" w:type="dxa"/>
            </w:tcMar>
            <w:vAlign w:val="top"/>
          </w:tcPr>
          <w:p w14:paraId="5EA4CD33">
            <w:pPr>
              <w:keepNext/>
              <w:snapToGrid w:val="0"/>
              <w:spacing w:before="40" w:after="40"/>
              <w:jc w:val="left"/>
              <w:rPr>
                <w:ins w:id="1312" w:author="goskii" w:date="2026-04-20T19:35:45Z"/>
                <w:rFonts w:ascii="宋体" w:hAnsi="宋体" w:eastAsia="宋体" w:cs="宋体"/>
                <w:sz w:val="18"/>
                <w:szCs w:val="18"/>
              </w:rPr>
            </w:pPr>
            <w:ins w:id="1313" w:author="goskii" w:date="2026-04-19T18:43:48Z">
              <w:r>
                <w:rPr>
                  <w:rFonts w:ascii="宋体" w:hAnsi="宋体" w:eastAsia="宋体" w:cs="宋体"/>
                  <w:sz w:val="18"/>
                  <w:szCs w:val="18"/>
                  <w:rPrChange w:id="1314" w:author="goskii" w:date="2026-04-19T18:43:54Z">
                    <w:rPr>
                      <w:rFonts w:ascii="宋体" w:hAnsi="宋体" w:eastAsia="宋体" w:cs="宋体"/>
                      <w:sz w:val="24"/>
                      <w:szCs w:val="24"/>
                    </w:rPr>
                  </w:rPrChange>
                </w:rPr>
                <w:t>长期以来各文化机构独自推进的</w:t>
              </w:r>
            </w:ins>
            <w:ins w:id="1315" w:author="goskii" w:date="2026-04-19T18:43:58Z">
              <w:r>
                <w:rPr>
                  <w:rFonts w:hint="eastAsia" w:cs="宋体"/>
                  <w:sz w:val="18"/>
                  <w:szCs w:val="18"/>
                  <w:lang w:eastAsia="zh-CN"/>
                </w:rPr>
                <w:t>“</w:t>
              </w:r>
            </w:ins>
            <w:ins w:id="1316" w:author="goskii" w:date="2026-04-19T18:43:48Z">
              <w:r>
                <w:rPr>
                  <w:rFonts w:ascii="宋体" w:hAnsi="宋体" w:eastAsia="宋体" w:cs="宋体"/>
                  <w:sz w:val="18"/>
                  <w:szCs w:val="18"/>
                  <w:rPrChange w:id="1317" w:author="goskii" w:date="2026-04-19T18:43:54Z">
                    <w:rPr>
                      <w:rFonts w:ascii="宋体" w:hAnsi="宋体" w:eastAsia="宋体" w:cs="宋体"/>
                      <w:sz w:val="24"/>
                      <w:szCs w:val="24"/>
                    </w:rPr>
                  </w:rPrChange>
                </w:rPr>
                <w:t>智改数转</w:t>
              </w:r>
            </w:ins>
            <w:ins w:id="1318" w:author="goskii" w:date="2026-04-19T18:44:01Z">
              <w:r>
                <w:rPr>
                  <w:rFonts w:hint="eastAsia" w:cs="宋体"/>
                  <w:sz w:val="18"/>
                  <w:szCs w:val="18"/>
                  <w:lang w:eastAsia="zh-CN"/>
                </w:rPr>
                <w:t>”</w:t>
              </w:r>
            </w:ins>
            <w:ins w:id="1319" w:author="goskii" w:date="2026-04-19T18:43:48Z">
              <w:r>
                <w:rPr>
                  <w:rFonts w:ascii="宋体" w:hAnsi="宋体" w:eastAsia="宋体" w:cs="宋体"/>
                  <w:sz w:val="18"/>
                  <w:szCs w:val="18"/>
                  <w:rPrChange w:id="1320" w:author="goskii" w:date="2026-04-19T18:43:54Z">
                    <w:rPr>
                      <w:rFonts w:ascii="宋体" w:hAnsi="宋体" w:eastAsia="宋体" w:cs="宋体"/>
                      <w:sz w:val="24"/>
                      <w:szCs w:val="24"/>
                    </w:rPr>
                  </w:rPrChange>
                </w:rPr>
                <w:t>造就了一座座</w:t>
              </w:r>
            </w:ins>
            <w:ins w:id="1321" w:author="goskii" w:date="2026-04-19T18:44:05Z">
              <w:r>
                <w:rPr>
                  <w:rFonts w:hint="eastAsia" w:cs="宋体"/>
                  <w:sz w:val="18"/>
                  <w:szCs w:val="18"/>
                  <w:lang w:eastAsia="zh-CN"/>
                </w:rPr>
                <w:t>“</w:t>
              </w:r>
            </w:ins>
            <w:ins w:id="1322" w:author="goskii" w:date="2026-04-19T18:43:48Z">
              <w:r>
                <w:rPr>
                  <w:rFonts w:ascii="宋体" w:hAnsi="宋体" w:eastAsia="宋体" w:cs="宋体"/>
                  <w:sz w:val="18"/>
                  <w:szCs w:val="18"/>
                  <w:highlight w:val="yellow"/>
                  <w:rPrChange w:id="1323" w:author="goskii" w:date="2026-04-19T18:44:58Z">
                    <w:rPr>
                      <w:rFonts w:ascii="宋体" w:hAnsi="宋体" w:eastAsia="宋体" w:cs="宋体"/>
                      <w:sz w:val="24"/>
                      <w:szCs w:val="24"/>
                    </w:rPr>
                  </w:rPrChange>
                </w:rPr>
                <w:t>数据孤岛</w:t>
              </w:r>
            </w:ins>
            <w:ins w:id="1324" w:author="goskii" w:date="2026-04-19T18:44:08Z">
              <w:r>
                <w:rPr>
                  <w:rFonts w:hint="eastAsia" w:cs="宋体"/>
                  <w:sz w:val="18"/>
                  <w:szCs w:val="18"/>
                  <w:lang w:eastAsia="zh-CN"/>
                </w:rPr>
                <w:t>”</w:t>
              </w:r>
            </w:ins>
            <w:ins w:id="1325" w:author="goskii" w:date="2026-04-19T18:43:48Z">
              <w:r>
                <w:rPr>
                  <w:rFonts w:ascii="宋体" w:hAnsi="宋体" w:eastAsia="宋体" w:cs="宋体"/>
                  <w:sz w:val="18"/>
                  <w:szCs w:val="18"/>
                  <w:rPrChange w:id="1326" w:author="goskii" w:date="2026-04-19T18:43:54Z">
                    <w:rPr>
                      <w:rFonts w:ascii="宋体" w:hAnsi="宋体" w:eastAsia="宋体" w:cs="宋体"/>
                      <w:sz w:val="24"/>
                      <w:szCs w:val="24"/>
                    </w:rPr>
                  </w:rPrChange>
                </w:rPr>
                <w:t>,底层关联不足进而会引发上层文化服务割裂,初期数据入库标准的差异也将造成后继量化、交易、溯源难度的增加。</w:t>
              </w:r>
            </w:ins>
          </w:p>
          <w:p w14:paraId="36DA8C12">
            <w:pPr>
              <w:keepNext/>
              <w:snapToGrid w:val="0"/>
              <w:spacing w:before="40" w:after="40"/>
              <w:jc w:val="left"/>
              <w:rPr>
                <w:ins w:id="1327" w:author="goskii" w:date="2026-04-20T19:35:46Z"/>
                <w:rFonts w:ascii="宋体" w:hAnsi="宋体" w:eastAsia="宋体" w:cs="宋体"/>
                <w:sz w:val="18"/>
                <w:szCs w:val="18"/>
              </w:rPr>
            </w:pPr>
          </w:p>
          <w:p w14:paraId="35F18D65">
            <w:pPr>
              <w:keepNext/>
              <w:snapToGrid w:val="0"/>
              <w:spacing w:before="40" w:after="40"/>
              <w:jc w:val="left"/>
              <w:rPr>
                <w:sz w:val="18"/>
                <w:szCs w:val="18"/>
                <w:rPrChange w:id="1328" w:author="goskii" w:date="2026-04-19T18:43:54Z">
                  <w:rPr/>
                </w:rPrChange>
              </w:rPr>
            </w:pPr>
            <w:ins w:id="1329" w:author="goskii" w:date="2026-04-20T19:35:47Z">
              <w:r>
                <w:rPr>
                  <w:rFonts w:hint="eastAsia" w:cs="宋体"/>
                  <w:sz w:val="18"/>
                  <w:szCs w:val="18"/>
                  <w:lang w:val="en-US" w:eastAsia="zh-CN"/>
                </w:rPr>
                <w:t>A：</w:t>
              </w:r>
            </w:ins>
            <w:ins w:id="1330" w:author="goskii" w:date="2026-04-20T19:35:51Z">
              <w:r>
                <w:rPr>
                  <w:rFonts w:hint="eastAsia" w:cs="宋体"/>
                  <w:sz w:val="18"/>
                  <w:szCs w:val="18"/>
                  <w:lang w:val="en-US" w:eastAsia="zh-CN"/>
                </w:rPr>
                <w:t>数据孤岛</w:t>
              </w:r>
            </w:ins>
            <w:del w:id="1331" w:author="goskii" w:date="2026-04-19T18:43:48Z">
              <w:r>
                <w:rPr>
                  <w:rFonts w:ascii="宋体" w:hAnsi="宋体" w:eastAsia="宋体" w:cs="宋体"/>
                  <w:b w:val="0"/>
                  <w:bCs w:val="0"/>
                  <w:i w:val="0"/>
                  <w:iCs w:val="0"/>
                  <w:sz w:val="18"/>
                  <w:szCs w:val="18"/>
                </w:rPr>
                <w:delText>国内的大部分高校图书馆……有些高校图书馆出现了流通量逐年减少的情况</w:delText>
              </w:r>
            </w:del>
          </w:p>
        </w:tc>
        <w:tc>
          <w:tcPr>
            <w:tcW w:w="592" w:type="pct"/>
            <w:tcBorders>
              <w:top w:val="nil"/>
              <w:left w:val="nil"/>
              <w:bottom w:val="nil"/>
              <w:right w:val="nil"/>
            </w:tcBorders>
            <w:noWrap w:val="0"/>
            <w:tcMar>
              <w:top w:w="60" w:type="dxa"/>
              <w:left w:w="80" w:type="dxa"/>
              <w:bottom w:w="60" w:type="dxa"/>
              <w:right w:w="80" w:type="dxa"/>
            </w:tcMar>
            <w:vAlign w:val="top"/>
          </w:tcPr>
          <w:p w14:paraId="62843734">
            <w:pPr>
              <w:keepNext/>
              <w:snapToGrid w:val="0"/>
              <w:spacing w:before="40" w:after="40"/>
              <w:jc w:val="left"/>
            </w:pPr>
            <w:ins w:id="1332" w:author="goskii" w:date="2026-04-19T18:44:49Z">
              <w:r>
                <w:rPr>
                  <w:rFonts w:hint="eastAsia" w:cs="宋体"/>
                  <w:b w:val="0"/>
                  <w:bCs w:val="0"/>
                  <w:i w:val="0"/>
                  <w:iCs w:val="0"/>
                  <w:sz w:val="18"/>
                  <w:szCs w:val="18"/>
                  <w:lang w:eastAsia="zh-CN"/>
                </w:rPr>
                <w:t>《“十五五”时期我国公共文化服务体系发展趋势研判与对策思考》</w:t>
              </w:r>
            </w:ins>
            <w:del w:id="1333" w:author="goskii" w:date="2026-04-19T18:44:49Z">
              <w:r>
                <w:rPr>
                  <w:rFonts w:ascii="宋体" w:hAnsi="宋体" w:eastAsia="宋体" w:cs="宋体"/>
                  <w:b w:val="0"/>
                  <w:bCs w:val="0"/>
                  <w:i w:val="0"/>
                  <w:iCs w:val="0"/>
                  <w:sz w:val="18"/>
                  <w:szCs w:val="18"/>
                </w:rPr>
                <w:delText>211工程高校图书馆虚拟社区的现状调查</w:delText>
              </w:r>
            </w:del>
          </w:p>
        </w:tc>
      </w:tr>
      <w:tr w14:paraId="7143016B">
        <w:trPr>
          <w:trHeight w:val="0" w:hRule="atLeast"/>
          <w:jc w:val="center"/>
          <w:del w:id="1334" w:author="池林" w:date="2026-09-24T17:01:20Z"/>
        </w:trPr>
        <w:tc>
          <w:tcPr>
            <w:tcW w:w="225" w:type="pct"/>
            <w:tcBorders>
              <w:top w:val="nil"/>
              <w:left w:val="nil"/>
              <w:bottom w:val="nil"/>
              <w:right w:val="nil"/>
            </w:tcBorders>
            <w:noWrap w:val="0"/>
            <w:tcMar>
              <w:top w:w="60" w:type="dxa"/>
              <w:left w:w="80" w:type="dxa"/>
              <w:bottom w:w="60" w:type="dxa"/>
              <w:right w:w="80" w:type="dxa"/>
            </w:tcMar>
            <w:vAlign w:val="top"/>
          </w:tcPr>
          <w:p w14:paraId="484CCAB7">
            <w:pPr>
              <w:keepNext/>
              <w:snapToGrid w:val="0"/>
              <w:spacing w:before="40" w:after="40"/>
              <w:jc w:val="center"/>
              <w:rPr>
                <w:del w:id="1335" w:author="池林" w:date="2026-09-24T17:01:20Z"/>
              </w:rPr>
            </w:pPr>
            <w:del w:id="1336" w:author="池林" w:date="2026-09-24T17:01:20Z">
              <w:r>
                <w:rPr>
                  <w:rFonts w:ascii="宋体" w:hAnsi="宋体" w:eastAsia="宋体" w:cs="宋体"/>
                  <w:b/>
                  <w:bCs/>
                  <w:i w:val="0"/>
                  <w:iCs w:val="0"/>
                  <w:sz w:val="18"/>
                  <w:szCs w:val="18"/>
                </w:rPr>
                <w:delText>原有</w:delText>
              </w:r>
            </w:del>
          </w:p>
        </w:tc>
        <w:tc>
          <w:tcPr>
            <w:tcW w:w="613" w:type="pct"/>
            <w:tcBorders>
              <w:top w:val="nil"/>
              <w:left w:val="nil"/>
              <w:bottom w:val="nil"/>
              <w:right w:val="nil"/>
            </w:tcBorders>
            <w:noWrap w:val="0"/>
            <w:tcMar>
              <w:top w:w="60" w:type="dxa"/>
              <w:left w:w="80" w:type="dxa"/>
              <w:bottom w:w="60" w:type="dxa"/>
              <w:right w:w="80" w:type="dxa"/>
            </w:tcMar>
            <w:vAlign w:val="top"/>
          </w:tcPr>
          <w:p w14:paraId="14D041F0">
            <w:pPr>
              <w:keepNext/>
              <w:snapToGrid w:val="0"/>
              <w:spacing w:before="40" w:after="40"/>
              <w:jc w:val="left"/>
              <w:rPr>
                <w:del w:id="1337" w:author="池林" w:date="2026-09-24T17:01:20Z"/>
              </w:rPr>
            </w:pPr>
            <w:del w:id="1338" w:author="池林" w:date="2026-09-24T17:01:20Z">
              <w:r>
                <w:rPr>
                  <w:rFonts w:ascii="宋体" w:hAnsi="宋体" w:eastAsia="宋体" w:cs="宋体"/>
                  <w:b w:val="0"/>
                  <w:bCs w:val="0"/>
                  <w:i w:val="0"/>
                  <w:iCs w:val="0"/>
                  <w:sz w:val="18"/>
                  <w:szCs w:val="18"/>
                </w:rPr>
                <w:delText>trend</w:delText>
              </w:r>
            </w:del>
          </w:p>
        </w:tc>
        <w:tc>
          <w:tcPr>
            <w:tcW w:w="407" w:type="pct"/>
            <w:tcBorders>
              <w:top w:val="nil"/>
              <w:left w:val="nil"/>
              <w:bottom w:val="nil"/>
              <w:right w:val="nil"/>
            </w:tcBorders>
            <w:noWrap w:val="0"/>
            <w:tcMar>
              <w:top w:w="60" w:type="dxa"/>
              <w:left w:w="80" w:type="dxa"/>
              <w:bottom w:w="60" w:type="dxa"/>
              <w:right w:w="80" w:type="dxa"/>
            </w:tcMar>
            <w:vAlign w:val="top"/>
          </w:tcPr>
          <w:p w14:paraId="4BE03B83">
            <w:pPr>
              <w:keepNext/>
              <w:snapToGrid w:val="0"/>
              <w:spacing w:before="40" w:after="40"/>
              <w:jc w:val="left"/>
              <w:rPr>
                <w:del w:id="1339" w:author="池林" w:date="2026-09-24T17:01:20Z"/>
              </w:rPr>
            </w:pPr>
            <w:del w:id="1340" w:author="池林" w:date="2026-09-24T17:01:20Z">
              <w:r>
                <w:rPr>
                  <w:rFonts w:ascii="宋体" w:hAnsi="宋体" w:eastAsia="宋体" w:cs="宋体"/>
                  <w:b w:val="0"/>
                  <w:bCs w:val="0"/>
                  <w:i w:val="0"/>
                  <w:iCs w:val="0"/>
                  <w:sz w:val="18"/>
                  <w:szCs w:val="18"/>
                </w:rPr>
                <w:delText>Abstract &gt; Phenomenon</w:delText>
              </w:r>
            </w:del>
          </w:p>
        </w:tc>
        <w:tc>
          <w:tcPr>
            <w:tcW w:w="240" w:type="pct"/>
            <w:tcBorders>
              <w:top w:val="nil"/>
              <w:left w:val="nil"/>
              <w:bottom w:val="nil"/>
              <w:right w:val="nil"/>
            </w:tcBorders>
            <w:noWrap w:val="0"/>
            <w:tcMar>
              <w:top w:w="60" w:type="dxa"/>
              <w:left w:w="80" w:type="dxa"/>
              <w:bottom w:w="60" w:type="dxa"/>
              <w:right w:w="80" w:type="dxa"/>
            </w:tcMar>
            <w:vAlign w:val="top"/>
          </w:tcPr>
          <w:p w14:paraId="085829A1">
            <w:pPr>
              <w:keepNext/>
              <w:snapToGrid w:val="0"/>
              <w:spacing w:before="40" w:after="40"/>
              <w:jc w:val="left"/>
              <w:rPr>
                <w:del w:id="1341" w:author="池林" w:date="2026-09-24T17:01:20Z"/>
              </w:rPr>
            </w:pPr>
            <w:del w:id="1342" w:author="池林" w:date="2026-09-24T17:01:20Z">
              <w:r>
                <w:rPr>
                  <w:rFonts w:ascii="宋体" w:hAnsi="宋体" w:eastAsia="宋体" w:cs="宋体"/>
                  <w:b/>
                  <w:bCs/>
                  <w:i w:val="0"/>
                  <w:iCs w:val="0"/>
                  <w:sz w:val="18"/>
                  <w:szCs w:val="18"/>
                </w:rPr>
                <w:delText>趋势</w:delText>
              </w:r>
            </w:del>
          </w:p>
        </w:tc>
        <w:tc>
          <w:tcPr>
            <w:tcW w:w="498" w:type="pct"/>
            <w:tcBorders>
              <w:top w:val="nil"/>
              <w:left w:val="nil"/>
              <w:bottom w:val="nil"/>
              <w:right w:val="nil"/>
            </w:tcBorders>
            <w:noWrap w:val="0"/>
            <w:tcMar>
              <w:top w:w="60" w:type="dxa"/>
              <w:left w:w="80" w:type="dxa"/>
              <w:bottom w:w="60" w:type="dxa"/>
              <w:right w:w="80" w:type="dxa"/>
            </w:tcMar>
            <w:vAlign w:val="top"/>
          </w:tcPr>
          <w:p w14:paraId="421C4F9D">
            <w:pPr>
              <w:keepNext/>
              <w:snapToGrid w:val="0"/>
              <w:spacing w:before="40" w:after="40"/>
              <w:jc w:val="left"/>
              <w:rPr>
                <w:del w:id="1343" w:author="池林" w:date="2026-09-24T17:01:20Z"/>
              </w:rPr>
            </w:pPr>
            <w:del w:id="1344" w:author="池林" w:date="2026-09-24T17:01:20Z">
              <w:r>
                <w:rPr>
                  <w:rFonts w:ascii="宋体" w:hAnsi="宋体" w:eastAsia="宋体" w:cs="宋体"/>
                  <w:b w:val="0"/>
                  <w:bCs w:val="0"/>
                  <w:i w:val="0"/>
                  <w:iCs w:val="0"/>
                  <w:sz w:val="18"/>
                  <w:szCs w:val="18"/>
                </w:rPr>
                <w:delText>带有时间方向性的现象，描述某一领域、社会或技术的演变方向，如『开放获取趋势』『数字化趋势』，隐含『正在增强/减弱/转变』的时间轨迹。</w:delText>
              </w:r>
            </w:del>
          </w:p>
        </w:tc>
        <w:tc>
          <w:tcPr>
            <w:tcW w:w="1239" w:type="pct"/>
            <w:tcBorders>
              <w:top w:val="nil"/>
              <w:left w:val="nil"/>
              <w:bottom w:val="nil"/>
              <w:right w:val="nil"/>
            </w:tcBorders>
            <w:noWrap w:val="0"/>
            <w:tcMar>
              <w:top w:w="60" w:type="dxa"/>
              <w:left w:w="80" w:type="dxa"/>
              <w:bottom w:w="60" w:type="dxa"/>
              <w:right w:w="80" w:type="dxa"/>
            </w:tcMar>
            <w:vAlign w:val="top"/>
          </w:tcPr>
          <w:p w14:paraId="520D8976">
            <w:pPr>
              <w:keepNext/>
              <w:snapToGrid w:val="0"/>
              <w:spacing w:before="40" w:after="40"/>
              <w:jc w:val="left"/>
              <w:rPr>
                <w:del w:id="1345" w:author="池林" w:date="2026-09-24T17:01:20Z"/>
              </w:rPr>
            </w:pPr>
            <w:del w:id="1346" w:author="池林" w:date="2026-09-24T17:01:20Z">
              <w:r>
                <w:rPr>
                  <w:rFonts w:ascii="宋体" w:hAnsi="宋体" w:eastAsia="宋体" w:cs="宋体"/>
                  <w:b w:val="0"/>
                  <w:bCs w:val="0"/>
                  <w:i w:val="0"/>
                  <w:iCs w:val="0"/>
                  <w:sz w:val="18"/>
                  <w:szCs w:val="18"/>
                </w:rPr>
                <w:delText>vs phenomenon：trend 有时间方向性（正在发生的演变），phenomenon 是静态的可观察现象。vs intellectual_turn（Event）：trend 是渐进性演变方向，intellectual_turn 是整个领域可以明确时间节点的认识论转变事件。</w:delText>
              </w:r>
            </w:del>
          </w:p>
        </w:tc>
        <w:tc>
          <w:tcPr>
            <w:tcW w:w="118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p w14:paraId="6C9E3274">
            <w:pPr>
              <w:keepNext/>
              <w:snapToGrid w:val="0"/>
              <w:spacing w:before="40" w:after="40"/>
              <w:jc w:val="left"/>
              <w:rPr>
                <w:ins w:id="1347" w:author="goskii" w:date="2026-04-20T19:35:58Z"/>
                <w:del w:id="1348" w:author="池林" w:date="2026-09-24T17:01:20Z"/>
                <w:rFonts w:ascii="宋体" w:hAnsi="宋体" w:eastAsia="宋体" w:cs="宋体"/>
                <w:b w:val="0"/>
                <w:bCs w:val="0"/>
                <w:i w:val="0"/>
                <w:iCs w:val="0"/>
                <w:sz w:val="18"/>
                <w:szCs w:val="18"/>
              </w:rPr>
            </w:pPr>
            <w:del w:id="1349" w:author="池林" w:date="2026-09-24T17:01:20Z">
              <w:r>
                <w:rPr>
                  <w:rFonts w:ascii="宋体" w:hAnsi="宋体" w:eastAsia="宋体" w:cs="宋体"/>
                  <w:b w:val="0"/>
                  <w:bCs w:val="0"/>
                  <w:i w:val="0"/>
                  <w:iCs w:val="0"/>
                  <w:sz w:val="18"/>
                  <w:szCs w:val="18"/>
                </w:rPr>
                <w:delText>①</w:delText>
              </w:r>
            </w:del>
            <w:del w:id="1350" w:author="池林" w:date="2026-09-24T17:01:20Z">
              <w:r>
                <w:rPr>
                  <w:rFonts w:ascii="宋体" w:hAnsi="宋体" w:eastAsia="宋体" w:cs="宋体"/>
                  <w:b w:val="0"/>
                  <w:bCs w:val="0"/>
                  <w:i w:val="0"/>
                  <w:iCs w:val="0"/>
                  <w:sz w:val="18"/>
                  <w:szCs w:val="18"/>
                  <w:highlight w:val="yellow"/>
                </w:rPr>
                <w:delText>Web2.0 技术在信息领域的广泛应用</w:delText>
              </w:r>
            </w:del>
            <w:del w:id="1351" w:author="池林" w:date="2026-09-24T17:01:20Z">
              <w:r>
                <w:rPr>
                  <w:rFonts w:ascii="宋体" w:hAnsi="宋体" w:eastAsia="宋体" w:cs="宋体"/>
                  <w:b w:val="0"/>
                  <w:bCs w:val="0"/>
                  <w:i w:val="0"/>
                  <w:iCs w:val="0"/>
                  <w:sz w:val="18"/>
                  <w:szCs w:val="18"/>
                </w:rPr>
                <w:delText>，为图书馆联盟门户的构建提供了更多便利的条件</w:delText>
              </w:r>
            </w:del>
          </w:p>
          <w:p w14:paraId="5317D85F">
            <w:pPr>
              <w:keepNext/>
              <w:snapToGrid w:val="0"/>
              <w:spacing w:before="40" w:after="40"/>
              <w:jc w:val="left"/>
              <w:rPr>
                <w:ins w:id="1352" w:author="goskii" w:date="2026-04-20T19:35:58Z"/>
                <w:del w:id="1353" w:author="池林" w:date="2026-09-24T17:01:20Z"/>
                <w:rFonts w:ascii="宋体" w:hAnsi="宋体" w:eastAsia="宋体" w:cs="宋体"/>
                <w:b w:val="0"/>
                <w:bCs w:val="0"/>
                <w:i w:val="0"/>
                <w:iCs w:val="0"/>
                <w:sz w:val="18"/>
                <w:szCs w:val="18"/>
              </w:rPr>
            </w:pPr>
          </w:p>
          <w:p w14:paraId="66309519">
            <w:pPr>
              <w:keepNext/>
              <w:snapToGrid w:val="0"/>
              <w:spacing w:before="40" w:after="40"/>
              <w:jc w:val="left"/>
              <w:rPr>
                <w:del w:id="1354" w:author="池林" w:date="2026-09-24T17:01:20Z"/>
                <w:rFonts w:hint="eastAsia" w:ascii="宋体" w:hAnsi="宋体" w:eastAsia="宋体" w:cs="宋体"/>
                <w:b w:val="0"/>
                <w:bCs w:val="0"/>
                <w:i w:val="0"/>
                <w:iCs w:val="0"/>
                <w:sz w:val="18"/>
                <w:szCs w:val="18"/>
                <w:lang w:val="en-US" w:eastAsia="zh-CN"/>
              </w:rPr>
            </w:pPr>
            <w:ins w:id="1355" w:author="goskii" w:date="2026-04-20T19:35:59Z">
              <w:del w:id="1356" w:author="池林" w:date="2026-09-24T17:01:20Z">
                <w:r>
                  <w:rPr>
                    <w:rFonts w:hint="eastAsia" w:cs="宋体"/>
                    <w:b w:val="0"/>
                    <w:bCs w:val="0"/>
                    <w:i w:val="0"/>
                    <w:iCs w:val="0"/>
                    <w:sz w:val="18"/>
                    <w:szCs w:val="18"/>
                    <w:lang w:val="en-US" w:eastAsia="zh-CN"/>
                  </w:rPr>
                  <w:delText>A</w:delText>
                </w:r>
              </w:del>
            </w:ins>
            <w:ins w:id="1357" w:author="goskii" w:date="2026-04-20T19:36:00Z">
              <w:del w:id="1358" w:author="池林" w:date="2026-09-24T17:01:20Z">
                <w:r>
                  <w:rPr>
                    <w:rFonts w:hint="eastAsia" w:cs="宋体"/>
                    <w:b w:val="0"/>
                    <w:bCs w:val="0"/>
                    <w:i w:val="0"/>
                    <w:iCs w:val="0"/>
                    <w:sz w:val="18"/>
                    <w:szCs w:val="18"/>
                    <w:lang w:val="en-US" w:eastAsia="zh-CN"/>
                  </w:rPr>
                  <w:delText>：</w:delText>
                </w:r>
              </w:del>
            </w:ins>
            <w:ins w:id="1359" w:author="goskii" w:date="2026-04-20T19:36:06Z">
              <w:del w:id="1360" w:author="池林" w:date="2026-09-24T17:01:20Z">
                <w:r>
                  <w:rPr>
                    <w:rFonts w:hint="eastAsia" w:cs="宋体"/>
                    <w:b w:val="0"/>
                    <w:bCs w:val="0"/>
                    <w:i w:val="0"/>
                    <w:iCs w:val="0"/>
                    <w:sz w:val="18"/>
                    <w:szCs w:val="18"/>
                    <w:lang w:val="en-US" w:eastAsia="zh-CN"/>
                  </w:rPr>
                  <w:delText>Web2.0 技术在信息领域的广泛应用</w:delText>
                </w:r>
              </w:del>
            </w:ins>
          </w:p>
        </w:tc>
        <w:tc>
          <w:tcPr>
            <w:tcW w:w="59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p w14:paraId="6078487F">
            <w:pPr>
              <w:keepNext/>
              <w:snapToGrid w:val="0"/>
              <w:spacing w:before="40" w:after="40"/>
              <w:jc w:val="left"/>
              <w:rPr>
                <w:del w:id="1361" w:author="池林" w:date="2026-09-24T17:01:20Z"/>
              </w:rPr>
            </w:pPr>
            <w:del w:id="1362" w:author="池林" w:date="2026-09-24T17:01:20Z">
              <w:r>
                <w:rPr>
                  <w:rFonts w:ascii="宋体" w:hAnsi="宋体" w:eastAsia="宋体" w:cs="宋体"/>
                  <w:b w:val="0"/>
                  <w:bCs w:val="0"/>
                  <w:i w:val="0"/>
                  <w:iCs w:val="0"/>
                  <w:sz w:val="18"/>
                  <w:szCs w:val="18"/>
                </w:rPr>
                <w:delText>①211工程高校图书馆联盟门户的现状分析</w:delText>
              </w:r>
            </w:del>
          </w:p>
        </w:tc>
      </w:tr>
      <w:tr w14:paraId="69B3FC62">
        <w:trPr>
          <w:trHeight w:val="0" w:hRule="atLeast"/>
          <w:jc w:val="center"/>
        </w:trPr>
        <w:tc>
          <w:tcPr>
            <w:tcW w:w="225" w:type="pct"/>
            <w:tcBorders>
              <w:top w:val="nil"/>
              <w:left w:val="nil"/>
              <w:bottom w:val="nil"/>
              <w:right w:val="nil"/>
            </w:tcBorders>
            <w:noWrap w:val="0"/>
            <w:tcMar>
              <w:top w:w="60" w:type="dxa"/>
              <w:left w:w="80" w:type="dxa"/>
              <w:bottom w:w="60" w:type="dxa"/>
              <w:right w:w="80" w:type="dxa"/>
            </w:tcMar>
            <w:vAlign w:val="top"/>
          </w:tcPr>
          <w:p w14:paraId="0AD84DC8">
            <w:pPr>
              <w:keepNext/>
              <w:snapToGrid w:val="0"/>
              <w:spacing w:before="40" w:after="40"/>
              <w:jc w:val="center"/>
            </w:pPr>
          </w:p>
        </w:tc>
        <w:tc>
          <w:tcPr>
            <w:tcW w:w="613" w:type="pct"/>
            <w:tcBorders>
              <w:top w:val="nil"/>
              <w:left w:val="nil"/>
              <w:bottom w:val="nil"/>
              <w:right w:val="nil"/>
            </w:tcBorders>
            <w:noWrap w:val="0"/>
            <w:tcMar>
              <w:top w:w="60" w:type="dxa"/>
              <w:left w:w="80" w:type="dxa"/>
              <w:bottom w:w="60" w:type="dxa"/>
              <w:right w:w="80" w:type="dxa"/>
            </w:tcMar>
            <w:vAlign w:val="top"/>
          </w:tcPr>
          <w:p w14:paraId="599991AA">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nil"/>
              <w:right w:val="nil"/>
            </w:tcBorders>
            <w:noWrap w:val="0"/>
            <w:tcMar>
              <w:top w:w="60" w:type="dxa"/>
              <w:left w:w="80" w:type="dxa"/>
              <w:bottom w:w="60" w:type="dxa"/>
              <w:right w:w="80" w:type="dxa"/>
            </w:tcMar>
            <w:vAlign w:val="top"/>
          </w:tcPr>
          <w:p w14:paraId="6908E1A4">
            <w:pPr>
              <w:keepNext/>
              <w:snapToGrid w:val="0"/>
              <w:spacing w:before="40" w:after="40"/>
              <w:jc w:val="left"/>
            </w:pPr>
            <w:r>
              <w:rPr>
                <w:rFonts w:ascii="宋体" w:hAnsi="宋体" w:eastAsia="宋体" w:cs="宋体"/>
                <w:b w:val="0"/>
                <w:bCs w:val="0"/>
                <w:i w:val="0"/>
                <w:iCs w:val="0"/>
                <w:sz w:val="18"/>
                <w:szCs w:val="18"/>
              </w:rPr>
              <w:t>Abstract &gt; Phenomenon</w:t>
            </w:r>
          </w:p>
        </w:tc>
        <w:tc>
          <w:tcPr>
            <w:tcW w:w="240" w:type="pct"/>
            <w:tcBorders>
              <w:top w:val="nil"/>
              <w:left w:val="nil"/>
              <w:bottom w:val="nil"/>
              <w:right w:val="nil"/>
            </w:tcBorders>
            <w:noWrap w:val="0"/>
            <w:tcMar>
              <w:top w:w="60" w:type="dxa"/>
              <w:left w:w="80" w:type="dxa"/>
              <w:bottom w:w="60" w:type="dxa"/>
              <w:right w:w="80" w:type="dxa"/>
            </w:tcMar>
            <w:vAlign w:val="top"/>
          </w:tcPr>
          <w:p w14:paraId="102E92F9">
            <w:pPr>
              <w:keepNext/>
              <w:snapToGrid w:val="0"/>
              <w:spacing w:before="40" w:after="40"/>
              <w:jc w:val="left"/>
            </w:pPr>
            <w:r>
              <w:rPr>
                <w:rFonts w:ascii="宋体" w:hAnsi="宋体" w:eastAsia="宋体" w:cs="宋体"/>
                <w:b/>
                <w:bCs/>
                <w:i w:val="0"/>
                <w:iCs w:val="0"/>
                <w:sz w:val="18"/>
                <w:szCs w:val="18"/>
              </w:rPr>
              <w:t>其他现象层实体</w:t>
            </w:r>
          </w:p>
        </w:tc>
        <w:tc>
          <w:tcPr>
            <w:tcW w:w="498" w:type="pct"/>
            <w:tcBorders>
              <w:top w:val="nil"/>
              <w:left w:val="nil"/>
              <w:bottom w:val="nil"/>
              <w:right w:val="nil"/>
            </w:tcBorders>
            <w:noWrap w:val="0"/>
            <w:tcMar>
              <w:top w:w="60" w:type="dxa"/>
              <w:left w:w="80" w:type="dxa"/>
              <w:bottom w:w="60" w:type="dxa"/>
              <w:right w:w="80" w:type="dxa"/>
            </w:tcMar>
            <w:vAlign w:val="top"/>
          </w:tcPr>
          <w:p w14:paraId="736A8D2C">
            <w:pPr>
              <w:keepNext/>
              <w:snapToGrid w:val="0"/>
              <w:spacing w:before="40" w:after="40"/>
              <w:jc w:val="left"/>
            </w:pPr>
            <w:r>
              <w:rPr>
                <w:rFonts w:ascii="宋体" w:hAnsi="宋体" w:eastAsia="宋体" w:cs="宋体"/>
                <w:b w:val="0"/>
                <w:bCs w:val="0"/>
                <w:i w:val="0"/>
                <w:iCs w:val="0"/>
                <w:sz w:val="18"/>
                <w:szCs w:val="18"/>
              </w:rPr>
              <w:t>当可观察现象无法归入 phenomenon 或 trend 时使用，如某类特殊的循环性变化或复合型社会现象。</w:t>
            </w:r>
          </w:p>
        </w:tc>
        <w:tc>
          <w:tcPr>
            <w:tcW w:w="1239" w:type="pct"/>
            <w:tcBorders>
              <w:top w:val="nil"/>
              <w:left w:val="nil"/>
              <w:bottom w:val="nil"/>
              <w:right w:val="nil"/>
            </w:tcBorders>
            <w:noWrap w:val="0"/>
            <w:tcMar>
              <w:top w:w="60" w:type="dxa"/>
              <w:left w:w="80" w:type="dxa"/>
              <w:bottom w:w="60" w:type="dxa"/>
              <w:right w:w="80" w:type="dxa"/>
            </w:tcMar>
            <w:vAlign w:val="top"/>
          </w:tcPr>
          <w:p w14:paraId="14B28551">
            <w:pPr>
              <w:keepNext/>
              <w:snapToGrid w:val="0"/>
              <w:spacing w:before="40" w:after="40"/>
              <w:jc w:val="left"/>
            </w:pPr>
            <w:r>
              <w:rPr>
                <w:rFonts w:ascii="宋体" w:hAnsi="宋体" w:eastAsia="宋体" w:cs="宋体"/>
                <w:b w:val="0"/>
                <w:bCs w:val="0"/>
                <w:i w:val="0"/>
                <w:iCs w:val="0"/>
                <w:sz w:val="18"/>
                <w:szCs w:val="18"/>
              </w:rPr>
              <w:t>当实体无法归入本子类所有具体类型时使用。使用时须在备注字段记录 LLM 建议的类型描述，供后续版本迭代参考。不得省略备注信息，否则视为标注不完整。</w:t>
            </w:r>
          </w:p>
        </w:tc>
        <w:tc>
          <w:tcPr>
            <w:tcW w:w="1182" w:type="pct"/>
            <w:tcBorders>
              <w:top w:val="nil"/>
              <w:left w:val="nil"/>
              <w:bottom w:val="nil"/>
              <w:right w:val="nil"/>
            </w:tcBorders>
            <w:noWrap w:val="0"/>
            <w:tcMar>
              <w:top w:w="60" w:type="dxa"/>
              <w:left w:w="80" w:type="dxa"/>
              <w:bottom w:w="60" w:type="dxa"/>
              <w:right w:w="80" w:type="dxa"/>
            </w:tcMar>
            <w:vAlign w:val="top"/>
          </w:tcPr>
          <w:p w14:paraId="477FC679">
            <w:pPr>
              <w:keepNext/>
              <w:snapToGrid w:val="0"/>
              <w:spacing w:before="40" w:after="40"/>
              <w:jc w:val="left"/>
            </w:pPr>
            <w:del w:id="1363" w:author="goskii" w:date="2026-04-20T19:36:11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nil"/>
              <w:right w:val="nil"/>
            </w:tcBorders>
            <w:noWrap w:val="0"/>
            <w:tcMar>
              <w:top w:w="60" w:type="dxa"/>
              <w:left w:w="80" w:type="dxa"/>
              <w:bottom w:w="60" w:type="dxa"/>
              <w:right w:w="80" w:type="dxa"/>
            </w:tcMar>
            <w:vAlign w:val="top"/>
          </w:tcPr>
          <w:p w14:paraId="4786D2B4">
            <w:pPr>
              <w:keepNext/>
              <w:snapToGrid w:val="0"/>
              <w:spacing w:before="40" w:after="40"/>
              <w:jc w:val="left"/>
            </w:pPr>
            <w:r>
              <w:rPr>
                <w:rFonts w:ascii="宋体" w:hAnsi="宋体" w:eastAsia="宋体" w:cs="宋体"/>
                <w:b w:val="0"/>
                <w:bCs w:val="0"/>
                <w:i w:val="0"/>
                <w:iCs w:val="0"/>
                <w:sz w:val="18"/>
                <w:szCs w:val="18"/>
              </w:rPr>
              <w:t>—</w:t>
            </w:r>
          </w:p>
        </w:tc>
      </w:tr>
      <w:tr w14:paraId="38E18B79">
        <w:trPr>
          <w:trHeight w:val="0" w:hRule="atLeast"/>
          <w:jc w:val="center"/>
        </w:trPr>
        <w:tc>
          <w:tcPr>
            <w:tcW w:w="5000" w:type="pct"/>
            <w:gridSpan w:val="8"/>
            <w:tcBorders>
              <w:top w:val="nil"/>
              <w:left w:val="nil"/>
              <w:bottom w:val="nil"/>
              <w:right w:val="nil"/>
            </w:tcBorders>
            <w:shd w:val="clear" w:color="auto" w:fill="D9E2F3"/>
            <w:noWrap w:val="0"/>
            <w:tcMar>
              <w:top w:w="60" w:type="dxa"/>
              <w:left w:w="80" w:type="dxa"/>
              <w:bottom w:w="60" w:type="dxa"/>
              <w:right w:w="80" w:type="dxa"/>
            </w:tcMar>
            <w:vAlign w:val="top"/>
          </w:tcPr>
          <w:p w14:paraId="2A0739A1">
            <w:pPr>
              <w:keepNext/>
              <w:snapToGrid w:val="0"/>
              <w:spacing w:before="40" w:after="40"/>
              <w:jc w:val="left"/>
            </w:pPr>
            <w:r>
              <w:rPr>
                <w:rFonts w:ascii="宋体" w:hAnsi="宋体" w:eastAsia="宋体" w:cs="宋体"/>
                <w:b/>
                <w:bCs/>
                <w:i w:val="0"/>
                <w:iCs w:val="0"/>
                <w:sz w:val="20"/>
                <w:szCs w:val="20"/>
              </w:rPr>
              <w:t>4. EVENT（事件/过程）— Perdurant 类型，在时间中展开，与 Endurant 有根本的本体论区别</w:t>
            </w:r>
          </w:p>
        </w:tc>
      </w:tr>
      <w:tr w14:paraId="5A8ECC68">
        <w:tblPrEx>
          <w:tblPrExChange w:id="1364"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364"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365"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3DD19EAF">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1366"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1BD14B72">
            <w:pPr>
              <w:keepNext/>
              <w:snapToGrid w:val="0"/>
              <w:spacing w:before="40" w:after="40"/>
              <w:jc w:val="left"/>
            </w:pPr>
            <w:r>
              <w:rPr>
                <w:rFonts w:ascii="宋体" w:hAnsi="宋体" w:eastAsia="宋体" w:cs="宋体"/>
                <w:b w:val="0"/>
                <w:bCs w:val="0"/>
                <w:i w:val="0"/>
                <w:iCs w:val="0"/>
                <w:sz w:val="18"/>
                <w:szCs w:val="18"/>
              </w:rPr>
              <w:t>intellectual_turn</w:t>
            </w:r>
          </w:p>
        </w:tc>
        <w:tc>
          <w:tcPr>
            <w:tcW w:w="407" w:type="pct"/>
            <w:tcBorders>
              <w:top w:val="nil"/>
              <w:left w:val="nil"/>
              <w:bottom w:val="nil"/>
              <w:right w:val="nil"/>
            </w:tcBorders>
            <w:noWrap w:val="0"/>
            <w:tcMar>
              <w:top w:w="60" w:type="dxa"/>
              <w:left w:w="80" w:type="dxa"/>
              <w:bottom w:w="60" w:type="dxa"/>
              <w:right w:w="80" w:type="dxa"/>
            </w:tcMar>
            <w:vAlign w:val="top"/>
            <w:tcPrChange w:id="1367"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65DC056A">
            <w:pPr>
              <w:keepNext/>
              <w:snapToGrid w:val="0"/>
              <w:spacing w:before="40" w:after="40"/>
              <w:jc w:val="left"/>
            </w:pPr>
            <w:r>
              <w:rPr>
                <w:rFonts w:ascii="宋体" w:hAnsi="宋体" w:eastAsia="宋体" w:cs="宋体"/>
                <w:b w:val="0"/>
                <w:bCs w:val="0"/>
                <w:i w:val="0"/>
                <w:iCs w:val="0"/>
                <w:sz w:val="18"/>
                <w:szCs w:val="18"/>
              </w:rPr>
              <w:t>Event</w:t>
            </w:r>
          </w:p>
        </w:tc>
        <w:tc>
          <w:tcPr>
            <w:tcW w:w="240" w:type="pct"/>
            <w:tcBorders>
              <w:top w:val="nil"/>
              <w:left w:val="nil"/>
              <w:bottom w:val="nil"/>
              <w:right w:val="nil"/>
            </w:tcBorders>
            <w:noWrap w:val="0"/>
            <w:tcMar>
              <w:top w:w="60" w:type="dxa"/>
              <w:left w:w="80" w:type="dxa"/>
              <w:bottom w:w="60" w:type="dxa"/>
              <w:right w:w="80" w:type="dxa"/>
            </w:tcMar>
            <w:vAlign w:val="top"/>
            <w:tcPrChange w:id="1368"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52F55FFD">
            <w:pPr>
              <w:keepNext/>
              <w:snapToGrid w:val="0"/>
              <w:spacing w:before="40" w:after="40"/>
              <w:jc w:val="left"/>
            </w:pPr>
            <w:r>
              <w:rPr>
                <w:rFonts w:ascii="宋体" w:hAnsi="宋体" w:eastAsia="宋体" w:cs="宋体"/>
                <w:b/>
                <w:bCs/>
                <w:i w:val="0"/>
                <w:iCs w:val="0"/>
                <w:sz w:val="18"/>
                <w:szCs w:val="18"/>
              </w:rPr>
              <w:t>学术转向</w:t>
            </w:r>
          </w:p>
        </w:tc>
        <w:tc>
          <w:tcPr>
            <w:tcW w:w="498" w:type="pct"/>
            <w:tcBorders>
              <w:top w:val="nil"/>
              <w:left w:val="nil"/>
              <w:bottom w:val="nil"/>
              <w:right w:val="nil"/>
            </w:tcBorders>
            <w:noWrap w:val="0"/>
            <w:tcMar>
              <w:top w:w="60" w:type="dxa"/>
              <w:left w:w="80" w:type="dxa"/>
              <w:bottom w:w="60" w:type="dxa"/>
              <w:right w:w="80" w:type="dxa"/>
            </w:tcMar>
            <w:vAlign w:val="top"/>
            <w:tcPrChange w:id="1369"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0B92ED3A">
            <w:pPr>
              <w:keepNext/>
              <w:snapToGrid w:val="0"/>
              <w:spacing w:before="40" w:after="40"/>
              <w:jc w:val="left"/>
            </w:pPr>
            <w:r>
              <w:rPr>
                <w:rFonts w:ascii="宋体" w:hAnsi="宋体" w:eastAsia="宋体" w:cs="宋体"/>
                <w:b w:val="0"/>
                <w:bCs w:val="0"/>
                <w:i w:val="0"/>
                <w:iCs w:val="0"/>
                <w:sz w:val="18"/>
                <w:szCs w:val="18"/>
              </w:rPr>
              <w:t>整个学术领域的认识论或方法论整体转变，可以明确时间节点，如『图书馆学的认知转向』『社会科学的计算转向』，是学科级别的范式性变化。</w:t>
            </w:r>
          </w:p>
        </w:tc>
        <w:tc>
          <w:tcPr>
            <w:tcW w:w="1239" w:type="pct"/>
            <w:tcBorders>
              <w:top w:val="nil"/>
              <w:left w:val="nil"/>
              <w:bottom w:val="nil"/>
              <w:right w:val="nil"/>
            </w:tcBorders>
            <w:noWrap w:val="0"/>
            <w:tcMar>
              <w:top w:w="60" w:type="dxa"/>
              <w:left w:w="80" w:type="dxa"/>
              <w:bottom w:w="60" w:type="dxa"/>
              <w:right w:w="80" w:type="dxa"/>
            </w:tcMar>
            <w:vAlign w:val="top"/>
            <w:tcPrChange w:id="1370"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5EE191DC">
            <w:pPr>
              <w:keepNext/>
              <w:snapToGrid w:val="0"/>
              <w:spacing w:before="40" w:after="40"/>
              <w:jc w:val="left"/>
            </w:pPr>
            <w:r>
              <w:rPr>
                <w:rFonts w:ascii="宋体" w:hAnsi="宋体" w:eastAsia="宋体" w:cs="宋体"/>
                <w:b w:val="0"/>
                <w:bCs w:val="0"/>
                <w:i w:val="0"/>
                <w:iCs w:val="0"/>
                <w:sz w:val="18"/>
                <w:szCs w:val="18"/>
              </w:rPr>
              <w:t>vs trend：intellectual_turn 是可以明确时间节点的重大范式转变，trend 是渐进性演变方向。vs movement：intellectual_turn 是认识论/方法论转变，movement 是有组织的改革行动。vs debate：intellectual_turn 是领域整体的认识论转变，debate 是局部性争论事件。</w:t>
            </w:r>
          </w:p>
        </w:tc>
        <w:tc>
          <w:tcPr>
            <w:tcW w:w="1182" w:type="pct"/>
            <w:tcBorders>
              <w:top w:val="nil"/>
              <w:left w:val="nil"/>
              <w:bottom w:val="nil"/>
              <w:right w:val="nil"/>
            </w:tcBorders>
            <w:noWrap w:val="0"/>
            <w:tcMar>
              <w:top w:w="60" w:type="dxa"/>
              <w:left w:w="80" w:type="dxa"/>
              <w:bottom w:w="60" w:type="dxa"/>
              <w:right w:w="80" w:type="dxa"/>
            </w:tcMar>
            <w:vAlign w:val="top"/>
            <w:tcPrChange w:id="1371"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1F562A3A">
            <w:pPr>
              <w:keepNext/>
              <w:snapToGrid w:val="0"/>
              <w:spacing w:before="40" w:after="40"/>
              <w:jc w:val="left"/>
            </w:pPr>
            <w:del w:id="1372" w:author="goskii" w:date="2026-04-19T18:59:21Z">
              <w:r>
                <w:rPr>
                  <w:rFonts w:ascii="宋体" w:hAnsi="宋体" w:eastAsia="宋体" w:cs="宋体"/>
                  <w:b w:val="0"/>
                  <w:bCs w:val="0"/>
                  <w:i w:val="0"/>
                  <w:iCs w:val="0"/>
                  <w:sz w:val="18"/>
                  <w:szCs w:val="18"/>
                </w:rPr>
                <w:delText>战后科技情报出现导致的情报检索理论和信息分析理论问世，使得图书馆学学科的结构发生了重大变革：由图书馆学转变为图书馆学情报学</w:delText>
              </w:r>
            </w:del>
          </w:p>
        </w:tc>
        <w:tc>
          <w:tcPr>
            <w:tcW w:w="592" w:type="pct"/>
            <w:tcBorders>
              <w:top w:val="nil"/>
              <w:left w:val="nil"/>
              <w:bottom w:val="nil"/>
              <w:right w:val="nil"/>
            </w:tcBorders>
            <w:noWrap w:val="0"/>
            <w:tcMar>
              <w:top w:w="60" w:type="dxa"/>
              <w:left w:w="80" w:type="dxa"/>
              <w:bottom w:w="60" w:type="dxa"/>
              <w:right w:w="80" w:type="dxa"/>
            </w:tcMar>
            <w:vAlign w:val="top"/>
            <w:tcPrChange w:id="1373"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3DB4BA19">
            <w:pPr>
              <w:keepNext/>
              <w:snapToGrid w:val="0"/>
              <w:spacing w:before="40" w:after="40"/>
              <w:jc w:val="left"/>
            </w:pPr>
            <w:del w:id="1374" w:author="goskii" w:date="2026-04-19T18:59:23Z">
              <w:r>
                <w:rPr>
                  <w:rFonts w:ascii="宋体" w:hAnsi="宋体" w:eastAsia="宋体" w:cs="宋体"/>
                  <w:b w:val="0"/>
                  <w:bCs w:val="0"/>
                  <w:i w:val="0"/>
                  <w:iCs w:val="0"/>
                  <w:sz w:val="18"/>
                  <w:szCs w:val="18"/>
                </w:rPr>
                <w:delText>『大学图书馆的新趋势：环境、空间、资源、服务』高端论坛综述（刘芳兵）</w:delText>
              </w:r>
            </w:del>
          </w:p>
        </w:tc>
      </w:tr>
      <w:tr w14:paraId="5930340B">
        <w:tblPrEx>
          <w:tblPrExChange w:id="1375"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375"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376"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12D8F7BF">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1377"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32A1B302">
            <w:pPr>
              <w:keepNext/>
              <w:snapToGrid w:val="0"/>
              <w:spacing w:before="40" w:after="40"/>
              <w:jc w:val="left"/>
            </w:pPr>
            <w:r>
              <w:rPr>
                <w:rFonts w:ascii="宋体" w:hAnsi="宋体" w:eastAsia="宋体" w:cs="宋体"/>
                <w:b w:val="0"/>
                <w:bCs w:val="0"/>
                <w:i w:val="0"/>
                <w:iCs w:val="0"/>
                <w:sz w:val="18"/>
                <w:szCs w:val="18"/>
              </w:rPr>
              <w:t>debate</w:t>
            </w:r>
          </w:p>
        </w:tc>
        <w:tc>
          <w:tcPr>
            <w:tcW w:w="407" w:type="pct"/>
            <w:tcBorders>
              <w:top w:val="nil"/>
              <w:left w:val="nil"/>
              <w:bottom w:val="nil"/>
              <w:right w:val="nil"/>
            </w:tcBorders>
            <w:noWrap w:val="0"/>
            <w:tcMar>
              <w:top w:w="60" w:type="dxa"/>
              <w:left w:w="80" w:type="dxa"/>
              <w:bottom w:w="60" w:type="dxa"/>
              <w:right w:w="80" w:type="dxa"/>
            </w:tcMar>
            <w:vAlign w:val="top"/>
            <w:tcPrChange w:id="1378"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1CFC14D7">
            <w:pPr>
              <w:keepNext/>
              <w:snapToGrid w:val="0"/>
              <w:spacing w:before="40" w:after="40"/>
              <w:jc w:val="left"/>
            </w:pPr>
            <w:r>
              <w:rPr>
                <w:rFonts w:ascii="宋体" w:hAnsi="宋体" w:eastAsia="宋体" w:cs="宋体"/>
                <w:b w:val="0"/>
                <w:bCs w:val="0"/>
                <w:i w:val="0"/>
                <w:iCs w:val="0"/>
                <w:sz w:val="18"/>
                <w:szCs w:val="18"/>
              </w:rPr>
              <w:t>Event</w:t>
            </w:r>
          </w:p>
        </w:tc>
        <w:tc>
          <w:tcPr>
            <w:tcW w:w="240" w:type="pct"/>
            <w:tcBorders>
              <w:top w:val="nil"/>
              <w:left w:val="nil"/>
              <w:bottom w:val="nil"/>
              <w:right w:val="nil"/>
            </w:tcBorders>
            <w:noWrap w:val="0"/>
            <w:tcMar>
              <w:top w:w="60" w:type="dxa"/>
              <w:left w:w="80" w:type="dxa"/>
              <w:bottom w:w="60" w:type="dxa"/>
              <w:right w:w="80" w:type="dxa"/>
            </w:tcMar>
            <w:vAlign w:val="top"/>
            <w:tcPrChange w:id="1379"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524A872E">
            <w:pPr>
              <w:keepNext/>
              <w:snapToGrid w:val="0"/>
              <w:spacing w:before="40" w:after="40"/>
              <w:jc w:val="left"/>
            </w:pPr>
            <w:r>
              <w:rPr>
                <w:rFonts w:ascii="宋体" w:hAnsi="宋体" w:eastAsia="宋体" w:cs="宋体"/>
                <w:b/>
                <w:bCs/>
                <w:i w:val="0"/>
                <w:iCs w:val="0"/>
                <w:sz w:val="18"/>
                <w:szCs w:val="18"/>
              </w:rPr>
              <w:t>学术争论</w:t>
            </w:r>
          </w:p>
        </w:tc>
        <w:tc>
          <w:tcPr>
            <w:tcW w:w="498" w:type="pct"/>
            <w:tcBorders>
              <w:top w:val="nil"/>
              <w:left w:val="nil"/>
              <w:bottom w:val="nil"/>
              <w:right w:val="nil"/>
            </w:tcBorders>
            <w:noWrap w:val="0"/>
            <w:tcMar>
              <w:top w:w="60" w:type="dxa"/>
              <w:left w:w="80" w:type="dxa"/>
              <w:bottom w:w="60" w:type="dxa"/>
              <w:right w:w="80" w:type="dxa"/>
            </w:tcMar>
            <w:vAlign w:val="top"/>
            <w:tcPrChange w:id="1380"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7885E3B2">
            <w:pPr>
              <w:keepNext/>
              <w:snapToGrid w:val="0"/>
              <w:spacing w:before="40" w:after="40"/>
              <w:jc w:val="left"/>
            </w:pPr>
            <w:r>
              <w:rPr>
                <w:rFonts w:ascii="宋体" w:hAnsi="宋体" w:eastAsia="宋体" w:cs="宋体"/>
                <w:b w:val="0"/>
                <w:bCs w:val="0"/>
                <w:i w:val="0"/>
                <w:iCs w:val="0"/>
                <w:sz w:val="18"/>
                <w:szCs w:val="18"/>
              </w:rPr>
              <w:t>特定的、有时间边界的学术辩论事件，通常有明确的争论双方、核心议题和时间段，如某领域的方法论之争、某理论的真伪争论。</w:t>
            </w:r>
          </w:p>
        </w:tc>
        <w:tc>
          <w:tcPr>
            <w:tcW w:w="1239" w:type="pct"/>
            <w:tcBorders>
              <w:top w:val="nil"/>
              <w:left w:val="nil"/>
              <w:bottom w:val="nil"/>
              <w:right w:val="nil"/>
            </w:tcBorders>
            <w:noWrap w:val="0"/>
            <w:tcMar>
              <w:top w:w="60" w:type="dxa"/>
              <w:left w:w="80" w:type="dxa"/>
              <w:bottom w:w="60" w:type="dxa"/>
              <w:right w:w="80" w:type="dxa"/>
            </w:tcMar>
            <w:vAlign w:val="top"/>
            <w:tcPrChange w:id="1381"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613B8080">
            <w:pPr>
              <w:keepNext/>
              <w:snapToGrid w:val="0"/>
              <w:spacing w:before="40" w:after="40"/>
              <w:jc w:val="left"/>
            </w:pPr>
            <w:r>
              <w:rPr>
                <w:rFonts w:ascii="宋体" w:hAnsi="宋体" w:eastAsia="宋体" w:cs="宋体"/>
                <w:b w:val="0"/>
                <w:bCs w:val="0"/>
                <w:i w:val="0"/>
                <w:iCs w:val="0"/>
                <w:sz w:val="18"/>
                <w:szCs w:val="18"/>
              </w:rPr>
              <w:t>vs intellectual_turn：debate 是局部性争论事件，intellectual_turn 是领域整体的认识论转变。vs movement：debate 侧重观点交锋，movement 侧重有组织的改革行动。</w:t>
            </w:r>
          </w:p>
        </w:tc>
        <w:tc>
          <w:tcPr>
            <w:tcW w:w="1182" w:type="pct"/>
            <w:tcBorders>
              <w:top w:val="nil"/>
              <w:left w:val="nil"/>
              <w:bottom w:val="nil"/>
              <w:right w:val="nil"/>
            </w:tcBorders>
            <w:noWrap w:val="0"/>
            <w:tcMar>
              <w:top w:w="60" w:type="dxa"/>
              <w:left w:w="80" w:type="dxa"/>
              <w:bottom w:w="60" w:type="dxa"/>
              <w:right w:w="80" w:type="dxa"/>
            </w:tcMar>
            <w:vAlign w:val="top"/>
            <w:tcPrChange w:id="1382"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0B80E100">
            <w:pPr>
              <w:keepNext/>
              <w:snapToGrid w:val="0"/>
              <w:spacing w:before="40" w:after="40"/>
              <w:jc w:val="left"/>
              <w:rPr>
                <w:ins w:id="1383" w:author="goskii" w:date="2026-04-20T19:36:16Z"/>
                <w:rFonts w:ascii="宋体" w:hAnsi="宋体" w:eastAsia="宋体" w:cs="宋体"/>
                <w:b w:val="0"/>
                <w:bCs w:val="0"/>
                <w:i w:val="0"/>
                <w:iCs w:val="0"/>
                <w:sz w:val="18"/>
                <w:szCs w:val="18"/>
              </w:rPr>
            </w:pPr>
            <w:ins w:id="1384" w:author="goskii" w:date="2026-04-19T19:36:12Z">
              <w:r>
                <w:rPr>
                  <w:rFonts w:ascii="宋体" w:hAnsi="宋体" w:eastAsia="宋体" w:cs="宋体"/>
                  <w:b w:val="0"/>
                  <w:bCs w:val="0"/>
                  <w:i w:val="0"/>
                  <w:iCs w:val="0"/>
                  <w:sz w:val="18"/>
                  <w:szCs w:val="18"/>
                </w:rPr>
                <w:t>另外，情报学中对于"Information"与"Intelligence"的争论应该是有益的。"Information"与"Intelligence"的争论在情报学研究中存在多久，在竞争情报的研究也会同样存在。</w:t>
              </w:r>
            </w:ins>
          </w:p>
          <w:p w14:paraId="57380B07">
            <w:pPr>
              <w:keepNext/>
              <w:snapToGrid w:val="0"/>
              <w:spacing w:before="40" w:after="40"/>
              <w:jc w:val="left"/>
              <w:rPr>
                <w:ins w:id="1385" w:author="goskii" w:date="2026-04-20T19:36:16Z"/>
                <w:rFonts w:ascii="宋体" w:hAnsi="宋体" w:eastAsia="宋体" w:cs="宋体"/>
                <w:b w:val="0"/>
                <w:bCs w:val="0"/>
                <w:i w:val="0"/>
                <w:iCs w:val="0"/>
                <w:sz w:val="18"/>
                <w:szCs w:val="18"/>
              </w:rPr>
            </w:pPr>
          </w:p>
          <w:p w14:paraId="604FED70">
            <w:pPr>
              <w:keepNext/>
              <w:snapToGrid w:val="0"/>
              <w:spacing w:before="40" w:after="40"/>
              <w:jc w:val="left"/>
            </w:pPr>
            <w:ins w:id="1386" w:author="goskii" w:date="2026-04-20T19:36:17Z">
              <w:r>
                <w:rPr>
                  <w:rFonts w:hint="eastAsia" w:cs="宋体"/>
                  <w:b w:val="0"/>
                  <w:bCs w:val="0"/>
                  <w:i w:val="0"/>
                  <w:iCs w:val="0"/>
                  <w:sz w:val="18"/>
                  <w:szCs w:val="18"/>
                  <w:lang w:val="en-US" w:eastAsia="zh-CN"/>
                </w:rPr>
                <w:t>A：</w:t>
              </w:r>
            </w:ins>
            <w:ins w:id="1387" w:author="goskii" w:date="2026-04-20T19:36:29Z">
              <w:r>
                <w:rPr>
                  <w:rFonts w:ascii="宋体" w:hAnsi="宋体" w:eastAsia="宋体" w:cs="宋体"/>
                  <w:b w:val="0"/>
                  <w:bCs w:val="0"/>
                  <w:i w:val="0"/>
                  <w:iCs w:val="0"/>
                  <w:sz w:val="18"/>
                  <w:szCs w:val="18"/>
                </w:rPr>
                <w:t>Information与Intelligence的争论</w:t>
              </w:r>
            </w:ins>
            <w:del w:id="1388" w:author="goskii" w:date="2026-04-19T18:59:19Z">
              <w:r>
                <w:rPr>
                  <w:rFonts w:ascii="宋体" w:hAnsi="宋体" w:eastAsia="宋体" w:cs="宋体"/>
                  <w:b w:val="0"/>
                  <w:bCs w:val="0"/>
                  <w:i w:val="0"/>
                  <w:iCs w:val="0"/>
                  <w:sz w:val="18"/>
                  <w:szCs w:val="18"/>
                </w:rPr>
                <w:delText>资讯自由与资讯安全，究竟孰轻孰重，目前仍然是一个没有结论的问题</w:delText>
              </w:r>
            </w:del>
          </w:p>
        </w:tc>
        <w:tc>
          <w:tcPr>
            <w:tcW w:w="592" w:type="pct"/>
            <w:tcBorders>
              <w:top w:val="nil"/>
              <w:left w:val="nil"/>
              <w:bottom w:val="nil"/>
              <w:right w:val="nil"/>
            </w:tcBorders>
            <w:noWrap w:val="0"/>
            <w:tcMar>
              <w:top w:w="60" w:type="dxa"/>
              <w:left w:w="80" w:type="dxa"/>
              <w:bottom w:w="60" w:type="dxa"/>
              <w:right w:w="80" w:type="dxa"/>
            </w:tcMar>
            <w:vAlign w:val="top"/>
            <w:tcPrChange w:id="1389"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55FEC5C7">
            <w:pPr>
              <w:keepNext/>
              <w:snapToGrid w:val="0"/>
              <w:spacing w:before="40" w:after="40"/>
              <w:jc w:val="left"/>
            </w:pPr>
            <w:ins w:id="1390" w:author="goskii" w:date="2026-04-19T19:36:22Z">
              <w:r>
                <w:rPr>
                  <w:rFonts w:ascii="宋体" w:hAnsi="宋体" w:eastAsia="宋体" w:cs="宋体"/>
                  <w:b w:val="0"/>
                  <w:bCs w:val="0"/>
                  <w:i w:val="0"/>
                  <w:iCs w:val="0"/>
                  <w:sz w:val="18"/>
                  <w:szCs w:val="18"/>
                </w:rPr>
                <w:t>竞争情报系统研究综述》</w:t>
              </w:r>
            </w:ins>
            <w:del w:id="1391" w:author="goskii" w:date="2026-04-19T18:59:24Z">
              <w:r>
                <w:rPr>
                  <w:rFonts w:ascii="宋体" w:hAnsi="宋体" w:eastAsia="宋体" w:cs="宋体"/>
                  <w:b w:val="0"/>
                  <w:bCs w:val="0"/>
                  <w:i w:val="0"/>
                  <w:iCs w:val="0"/>
                  <w:sz w:val="18"/>
                  <w:szCs w:val="18"/>
                </w:rPr>
                <w:delText>第二届图书馆法与知识产权论坛综述</w:delText>
              </w:r>
            </w:del>
          </w:p>
        </w:tc>
      </w:tr>
      <w:tr w14:paraId="0A888BB1">
        <w:tblPrEx>
          <w:tblPrExChange w:id="1392" w:author="goskii" w:date="2026-04-19T18:47:1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392" w:author="goskii" w:date="2026-04-19T18:47:1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393" w:author="goskii" w:date="2026-04-19T18:47:1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3EA394A4">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1394" w:author="goskii" w:date="2026-04-19T18:47:1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7E8BB9C4">
            <w:pPr>
              <w:keepNext/>
              <w:snapToGrid w:val="0"/>
              <w:spacing w:before="40" w:after="40"/>
              <w:jc w:val="left"/>
            </w:pPr>
            <w:r>
              <w:rPr>
                <w:rFonts w:ascii="宋体" w:hAnsi="宋体" w:eastAsia="宋体" w:cs="宋体"/>
                <w:b w:val="0"/>
                <w:bCs w:val="0"/>
                <w:i w:val="0"/>
                <w:iCs w:val="0"/>
                <w:sz w:val="18"/>
                <w:szCs w:val="18"/>
              </w:rPr>
              <w:t>movement</w:t>
            </w:r>
          </w:p>
        </w:tc>
        <w:tc>
          <w:tcPr>
            <w:tcW w:w="407" w:type="pct"/>
            <w:tcBorders>
              <w:top w:val="nil"/>
              <w:left w:val="nil"/>
              <w:bottom w:val="nil"/>
              <w:right w:val="nil"/>
            </w:tcBorders>
            <w:noWrap w:val="0"/>
            <w:tcMar>
              <w:top w:w="60" w:type="dxa"/>
              <w:left w:w="80" w:type="dxa"/>
              <w:bottom w:w="60" w:type="dxa"/>
              <w:right w:w="80" w:type="dxa"/>
            </w:tcMar>
            <w:vAlign w:val="top"/>
            <w:tcPrChange w:id="1395" w:author="goskii" w:date="2026-04-19T18:47:1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50D0B246">
            <w:pPr>
              <w:keepNext/>
              <w:snapToGrid w:val="0"/>
              <w:spacing w:before="40" w:after="40"/>
              <w:jc w:val="left"/>
            </w:pPr>
            <w:r>
              <w:rPr>
                <w:rFonts w:ascii="宋体" w:hAnsi="宋体" w:eastAsia="宋体" w:cs="宋体"/>
                <w:b w:val="0"/>
                <w:bCs w:val="0"/>
                <w:i w:val="0"/>
                <w:iCs w:val="0"/>
                <w:sz w:val="18"/>
                <w:szCs w:val="18"/>
              </w:rPr>
              <w:t>Event</w:t>
            </w:r>
          </w:p>
        </w:tc>
        <w:tc>
          <w:tcPr>
            <w:tcW w:w="240" w:type="pct"/>
            <w:tcBorders>
              <w:top w:val="nil"/>
              <w:left w:val="nil"/>
              <w:bottom w:val="nil"/>
              <w:right w:val="nil"/>
            </w:tcBorders>
            <w:noWrap w:val="0"/>
            <w:tcMar>
              <w:top w:w="60" w:type="dxa"/>
              <w:left w:w="80" w:type="dxa"/>
              <w:bottom w:w="60" w:type="dxa"/>
              <w:right w:w="80" w:type="dxa"/>
            </w:tcMar>
            <w:vAlign w:val="top"/>
            <w:tcPrChange w:id="1396" w:author="goskii" w:date="2026-04-19T18:47:1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382D3F9B">
            <w:pPr>
              <w:keepNext/>
              <w:snapToGrid w:val="0"/>
              <w:spacing w:before="40" w:after="40"/>
              <w:jc w:val="left"/>
            </w:pPr>
            <w:r>
              <w:rPr>
                <w:rFonts w:ascii="宋体" w:hAnsi="宋体" w:eastAsia="宋体" w:cs="宋体"/>
                <w:b/>
                <w:bCs/>
                <w:i w:val="0"/>
                <w:iCs w:val="0"/>
                <w:sz w:val="18"/>
                <w:szCs w:val="18"/>
              </w:rPr>
              <w:t>学术运动</w:t>
            </w:r>
          </w:p>
        </w:tc>
        <w:tc>
          <w:tcPr>
            <w:tcW w:w="498" w:type="pct"/>
            <w:tcBorders>
              <w:top w:val="nil"/>
              <w:left w:val="nil"/>
              <w:bottom w:val="nil"/>
              <w:right w:val="nil"/>
            </w:tcBorders>
            <w:noWrap w:val="0"/>
            <w:tcMar>
              <w:top w:w="60" w:type="dxa"/>
              <w:left w:w="80" w:type="dxa"/>
              <w:bottom w:w="60" w:type="dxa"/>
              <w:right w:w="80" w:type="dxa"/>
            </w:tcMar>
            <w:vAlign w:val="top"/>
            <w:tcPrChange w:id="1397" w:author="goskii" w:date="2026-04-19T18:47:1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7E35DC5D">
            <w:pPr>
              <w:keepNext/>
              <w:snapToGrid w:val="0"/>
              <w:spacing w:before="40" w:after="40"/>
              <w:jc w:val="left"/>
            </w:pPr>
            <w:r>
              <w:rPr>
                <w:rFonts w:ascii="宋体" w:hAnsi="宋体" w:eastAsia="宋体" w:cs="宋体"/>
                <w:b w:val="0"/>
                <w:bCs w:val="0"/>
                <w:i w:val="0"/>
                <w:iCs w:val="0"/>
                <w:sz w:val="18"/>
                <w:szCs w:val="18"/>
              </w:rPr>
              <w:t>有组织的学术改革行动，通常有明确的倡导目标、参与群体和行动策略，如开放获取运动、批判图书馆学运动等。</w:t>
            </w:r>
          </w:p>
        </w:tc>
        <w:tc>
          <w:tcPr>
            <w:tcW w:w="1239" w:type="pct"/>
            <w:tcBorders>
              <w:top w:val="nil"/>
              <w:left w:val="nil"/>
              <w:bottom w:val="nil"/>
              <w:right w:val="nil"/>
            </w:tcBorders>
            <w:noWrap w:val="0"/>
            <w:tcMar>
              <w:top w:w="60" w:type="dxa"/>
              <w:left w:w="80" w:type="dxa"/>
              <w:bottom w:w="60" w:type="dxa"/>
              <w:right w:w="80" w:type="dxa"/>
            </w:tcMar>
            <w:vAlign w:val="top"/>
            <w:tcPrChange w:id="1398" w:author="goskii" w:date="2026-04-19T18:47:1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75852366">
            <w:pPr>
              <w:keepNext/>
              <w:snapToGrid w:val="0"/>
              <w:spacing w:before="40" w:after="40"/>
              <w:jc w:val="left"/>
            </w:pPr>
            <w:r>
              <w:rPr>
                <w:rFonts w:ascii="宋体" w:hAnsi="宋体" w:eastAsia="宋体" w:cs="宋体"/>
                <w:b w:val="0"/>
                <w:bCs w:val="0"/>
                <w:i w:val="0"/>
                <w:iCs w:val="0"/>
                <w:sz w:val="18"/>
                <w:szCs w:val="18"/>
              </w:rPr>
              <w:t>vs intellectual_turn：movement 是有组织的改革行动，intellectual_turn 是认识论/方法论的学术转变。</w:t>
            </w:r>
          </w:p>
        </w:tc>
        <w:tc>
          <w:tcPr>
            <w:tcW w:w="118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Change w:id="1399" w:author="goskii" w:date="2026-04-19T18:47:1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54F71C65">
            <w:pPr>
              <w:keepNext/>
              <w:snapToGrid w:val="0"/>
              <w:spacing w:before="40" w:after="40"/>
              <w:jc w:val="left"/>
              <w:rPr>
                <w:ins w:id="1400" w:author="goskii" w:date="2026-04-20T19:36:38Z"/>
                <w:rFonts w:ascii="宋体" w:hAnsi="宋体" w:eastAsia="宋体" w:cs="宋体"/>
                <w:b w:val="0"/>
                <w:bCs w:val="0"/>
                <w:i w:val="0"/>
                <w:iCs w:val="0"/>
                <w:sz w:val="18"/>
                <w:szCs w:val="18"/>
              </w:rPr>
            </w:pPr>
            <w:r>
              <w:rPr>
                <w:rFonts w:ascii="宋体" w:hAnsi="宋体" w:eastAsia="宋体" w:cs="宋体"/>
                <w:b w:val="0"/>
                <w:bCs w:val="0"/>
                <w:i w:val="0"/>
                <w:iCs w:val="0"/>
                <w:sz w:val="18"/>
                <w:szCs w:val="18"/>
                <w:highlight w:val="yellow"/>
                <w:rPrChange w:id="1401" w:author="goskii" w:date="2026-04-19T18:47:12Z">
                  <w:rPr>
                    <w:rFonts w:ascii="宋体" w:hAnsi="宋体" w:eastAsia="宋体" w:cs="宋体"/>
                    <w:b w:val="0"/>
                    <w:bCs w:val="0"/>
                    <w:i w:val="0"/>
                    <w:iCs w:val="0"/>
                    <w:sz w:val="18"/>
                    <w:szCs w:val="18"/>
                  </w:rPr>
                </w:rPrChange>
              </w:rPr>
              <w:t>开放获取</w:t>
            </w:r>
            <w:r>
              <w:rPr>
                <w:rFonts w:ascii="宋体" w:hAnsi="宋体" w:eastAsia="宋体" w:cs="宋体"/>
                <w:b w:val="0"/>
                <w:bCs w:val="0"/>
                <w:i w:val="0"/>
                <w:iCs w:val="0"/>
                <w:sz w:val="18"/>
                <w:szCs w:val="18"/>
              </w:rPr>
              <w:t>意味着文章一旦被创造出来，将通过网络让读者免费获取和利用。开放科学则代表着一旦信息共享，就会产生评论，引发信息重组，进而提高产出，对新成果产生影响</w:t>
            </w:r>
          </w:p>
          <w:p w14:paraId="0F608CEF">
            <w:pPr>
              <w:keepNext/>
              <w:snapToGrid w:val="0"/>
              <w:spacing w:before="40" w:after="40"/>
              <w:jc w:val="left"/>
              <w:rPr>
                <w:ins w:id="1402" w:author="goskii" w:date="2026-04-20T19:36:38Z"/>
                <w:rFonts w:ascii="宋体" w:hAnsi="宋体" w:eastAsia="宋体" w:cs="宋体"/>
                <w:b w:val="0"/>
                <w:bCs w:val="0"/>
                <w:i w:val="0"/>
                <w:iCs w:val="0"/>
                <w:sz w:val="18"/>
                <w:szCs w:val="18"/>
              </w:rPr>
            </w:pPr>
          </w:p>
          <w:p w14:paraId="68524F26">
            <w:pPr>
              <w:keepNext/>
              <w:snapToGrid w:val="0"/>
              <w:spacing w:before="40" w:after="40"/>
              <w:jc w:val="left"/>
              <w:rPr>
                <w:rFonts w:hint="default" w:ascii="宋体" w:hAnsi="宋体" w:eastAsia="宋体" w:cs="宋体"/>
                <w:b w:val="0"/>
                <w:bCs w:val="0"/>
                <w:i w:val="0"/>
                <w:iCs w:val="0"/>
                <w:sz w:val="18"/>
                <w:szCs w:val="18"/>
                <w:lang w:val="en-US" w:eastAsia="zh-CN"/>
              </w:rPr>
            </w:pPr>
            <w:ins w:id="1403" w:author="goskii" w:date="2026-04-20T19:36:40Z">
              <w:r>
                <w:rPr>
                  <w:rFonts w:hint="eastAsia" w:cs="宋体"/>
                  <w:b w:val="0"/>
                  <w:bCs w:val="0"/>
                  <w:i w:val="0"/>
                  <w:iCs w:val="0"/>
                  <w:sz w:val="18"/>
                  <w:szCs w:val="18"/>
                  <w:lang w:val="en-US" w:eastAsia="zh-CN"/>
                </w:rPr>
                <w:t>A：</w:t>
              </w:r>
            </w:ins>
            <w:ins w:id="1404" w:author="goskii" w:date="2026-04-20T19:36:42Z">
              <w:r>
                <w:rPr>
                  <w:rFonts w:hint="eastAsia" w:cs="宋体"/>
                  <w:b w:val="0"/>
                  <w:bCs w:val="0"/>
                  <w:i w:val="0"/>
                  <w:iCs w:val="0"/>
                  <w:sz w:val="18"/>
                  <w:szCs w:val="18"/>
                  <w:lang w:val="en-US" w:eastAsia="zh-CN"/>
                </w:rPr>
                <w:t>开放获取</w:t>
              </w:r>
            </w:ins>
          </w:p>
        </w:tc>
        <w:tc>
          <w:tcPr>
            <w:tcW w:w="59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Change w:id="1405" w:author="goskii" w:date="2026-04-19T18:47:1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4E731D68">
            <w:pPr>
              <w:keepNext/>
              <w:snapToGrid w:val="0"/>
              <w:spacing w:before="40" w:after="40"/>
              <w:jc w:val="left"/>
            </w:pPr>
            <w:r>
              <w:rPr>
                <w:rFonts w:ascii="宋体" w:hAnsi="宋体" w:eastAsia="宋体" w:cs="宋体"/>
                <w:b w:val="0"/>
                <w:bCs w:val="0"/>
                <w:i w:val="0"/>
                <w:iCs w:val="0"/>
                <w:sz w:val="18"/>
                <w:szCs w:val="18"/>
              </w:rPr>
              <w:t>2017年数字资源建设与知识服务学术研讨会综述（刘万国）</w:t>
            </w:r>
          </w:p>
        </w:tc>
      </w:tr>
      <w:tr w14:paraId="504A83CF">
        <w:tblPrEx>
          <w:tblPrExChange w:id="1406"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406"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407"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08F95BED">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nil"/>
              <w:right w:val="nil"/>
            </w:tcBorders>
            <w:noWrap w:val="0"/>
            <w:tcMar>
              <w:top w:w="60" w:type="dxa"/>
              <w:left w:w="80" w:type="dxa"/>
              <w:bottom w:w="60" w:type="dxa"/>
              <w:right w:w="80" w:type="dxa"/>
            </w:tcMar>
            <w:vAlign w:val="top"/>
            <w:tcPrChange w:id="1408"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4279B8A0">
            <w:pPr>
              <w:keepNext/>
              <w:snapToGrid w:val="0"/>
              <w:spacing w:before="40" w:after="40"/>
              <w:jc w:val="left"/>
            </w:pPr>
            <w:r>
              <w:rPr>
                <w:rFonts w:ascii="宋体" w:hAnsi="宋体" w:eastAsia="宋体" w:cs="宋体"/>
                <w:b w:val="0"/>
                <w:bCs w:val="0"/>
                <w:i w:val="0"/>
                <w:iCs w:val="0"/>
                <w:sz w:val="18"/>
                <w:szCs w:val="18"/>
              </w:rPr>
              <w:t>research_program</w:t>
            </w:r>
          </w:p>
        </w:tc>
        <w:tc>
          <w:tcPr>
            <w:tcW w:w="407" w:type="pct"/>
            <w:tcBorders>
              <w:top w:val="nil"/>
              <w:left w:val="nil"/>
              <w:bottom w:val="nil"/>
              <w:right w:val="nil"/>
            </w:tcBorders>
            <w:noWrap w:val="0"/>
            <w:tcMar>
              <w:top w:w="60" w:type="dxa"/>
              <w:left w:w="80" w:type="dxa"/>
              <w:bottom w:w="60" w:type="dxa"/>
              <w:right w:w="80" w:type="dxa"/>
            </w:tcMar>
            <w:vAlign w:val="top"/>
            <w:tcPrChange w:id="1409"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765FB3E1">
            <w:pPr>
              <w:keepNext/>
              <w:snapToGrid w:val="0"/>
              <w:spacing w:before="40" w:after="40"/>
              <w:jc w:val="left"/>
            </w:pPr>
            <w:r>
              <w:rPr>
                <w:rFonts w:ascii="宋体" w:hAnsi="宋体" w:eastAsia="宋体" w:cs="宋体"/>
                <w:b w:val="0"/>
                <w:bCs w:val="0"/>
                <w:i w:val="0"/>
                <w:iCs w:val="0"/>
                <w:sz w:val="18"/>
                <w:szCs w:val="18"/>
              </w:rPr>
              <w:t>Event</w:t>
            </w:r>
          </w:p>
        </w:tc>
        <w:tc>
          <w:tcPr>
            <w:tcW w:w="240" w:type="pct"/>
            <w:tcBorders>
              <w:top w:val="nil"/>
              <w:left w:val="nil"/>
              <w:bottom w:val="nil"/>
              <w:right w:val="nil"/>
            </w:tcBorders>
            <w:noWrap w:val="0"/>
            <w:tcMar>
              <w:top w:w="60" w:type="dxa"/>
              <w:left w:w="80" w:type="dxa"/>
              <w:bottom w:w="60" w:type="dxa"/>
              <w:right w:w="80" w:type="dxa"/>
            </w:tcMar>
            <w:vAlign w:val="top"/>
            <w:tcPrChange w:id="1410"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1D5C5032">
            <w:pPr>
              <w:keepNext/>
              <w:snapToGrid w:val="0"/>
              <w:spacing w:before="40" w:after="40"/>
              <w:jc w:val="left"/>
            </w:pPr>
            <w:r>
              <w:rPr>
                <w:rFonts w:ascii="宋体" w:hAnsi="宋体" w:eastAsia="宋体" w:cs="宋体"/>
                <w:b/>
                <w:bCs/>
                <w:i w:val="0"/>
                <w:iCs w:val="0"/>
                <w:sz w:val="18"/>
                <w:szCs w:val="18"/>
              </w:rPr>
              <w:t>研究计划</w:t>
            </w:r>
          </w:p>
        </w:tc>
        <w:tc>
          <w:tcPr>
            <w:tcW w:w="498" w:type="pct"/>
            <w:tcBorders>
              <w:top w:val="nil"/>
              <w:left w:val="nil"/>
              <w:bottom w:val="nil"/>
              <w:right w:val="nil"/>
            </w:tcBorders>
            <w:noWrap w:val="0"/>
            <w:tcMar>
              <w:top w:w="60" w:type="dxa"/>
              <w:left w:w="80" w:type="dxa"/>
              <w:bottom w:w="60" w:type="dxa"/>
              <w:right w:w="80" w:type="dxa"/>
            </w:tcMar>
            <w:vAlign w:val="top"/>
            <w:tcPrChange w:id="1411"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6D4C2C4A">
            <w:pPr>
              <w:keepNext/>
              <w:snapToGrid w:val="0"/>
              <w:spacing w:before="40" w:after="40"/>
              <w:jc w:val="left"/>
            </w:pPr>
            <w:r>
              <w:rPr>
                <w:rFonts w:ascii="宋体" w:hAnsi="宋体" w:eastAsia="宋体" w:cs="宋体"/>
                <w:b w:val="0"/>
                <w:bCs w:val="0"/>
                <w:i w:val="0"/>
                <w:iCs w:val="0"/>
                <w:sz w:val="18"/>
                <w:szCs w:val="18"/>
              </w:rPr>
              <w:t>长期有组织研究活动，如某领域的系统性研究计划、重大研究项目群。</w:t>
            </w:r>
          </w:p>
        </w:tc>
        <w:tc>
          <w:tcPr>
            <w:tcW w:w="1239" w:type="pct"/>
            <w:tcBorders>
              <w:top w:val="nil"/>
              <w:left w:val="nil"/>
              <w:bottom w:val="nil"/>
              <w:right w:val="nil"/>
            </w:tcBorders>
            <w:noWrap w:val="0"/>
            <w:tcMar>
              <w:top w:w="60" w:type="dxa"/>
              <w:left w:w="80" w:type="dxa"/>
              <w:bottom w:w="60" w:type="dxa"/>
              <w:right w:w="80" w:type="dxa"/>
            </w:tcMar>
            <w:vAlign w:val="top"/>
            <w:tcPrChange w:id="1412"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51121D60">
            <w:pPr>
              <w:keepNext/>
              <w:snapToGrid w:val="0"/>
              <w:spacing w:before="40" w:after="40"/>
              <w:jc w:val="left"/>
            </w:pPr>
            <w:r>
              <w:rPr>
                <w:rFonts w:ascii="宋体" w:hAnsi="宋体" w:eastAsia="宋体" w:cs="宋体"/>
                <w:b w:val="0"/>
                <w:bCs w:val="0"/>
                <w:i w:val="0"/>
                <w:iCs w:val="0"/>
                <w:sz w:val="18"/>
                <w:szCs w:val="18"/>
              </w:rPr>
              <w:t>vs intellectual_turn：research_program 是有组织的研究计划，intellectual_turn 是认识论转变。vs approach：approach 是研究风格的抽象共识，research_program 是具有明确组织结构和时间线的研究行动。</w:t>
            </w:r>
          </w:p>
        </w:tc>
        <w:tc>
          <w:tcPr>
            <w:tcW w:w="1182" w:type="pct"/>
            <w:tcBorders>
              <w:top w:val="nil"/>
              <w:left w:val="nil"/>
              <w:bottom w:val="nil"/>
              <w:right w:val="nil"/>
            </w:tcBorders>
            <w:noWrap w:val="0"/>
            <w:tcMar>
              <w:top w:w="60" w:type="dxa"/>
              <w:left w:w="80" w:type="dxa"/>
              <w:bottom w:w="60" w:type="dxa"/>
              <w:right w:w="80" w:type="dxa"/>
            </w:tcMar>
            <w:vAlign w:val="top"/>
            <w:tcPrChange w:id="1413" w:author="goskii" w:date="2026-04-17T15:11:27Z">
              <w:tcPr>
                <w:tcW w:w="1182" w:type="pct"/>
                <w:gridSpan w:val="3"/>
                <w:tcBorders>
                  <w:top w:val="nil"/>
                  <w:left w:val="nil"/>
                  <w:bottom w:val="nil"/>
                  <w:right w:val="nil"/>
                </w:tcBorders>
                <w:noWrap w:val="0"/>
                <w:tcMar>
                  <w:top w:w="60" w:type="dxa"/>
                  <w:left w:w="80" w:type="dxa"/>
                  <w:bottom w:w="60" w:type="dxa"/>
                  <w:right w:w="80" w:type="dxa"/>
                </w:tcMar>
                <w:vAlign w:val="top"/>
              </w:tcPr>
            </w:tcPrChange>
          </w:tcPr>
          <w:p w14:paraId="7DCED6CE">
            <w:pPr>
              <w:keepNext/>
              <w:snapToGrid w:val="0"/>
              <w:spacing w:before="40" w:after="40"/>
              <w:jc w:val="left"/>
              <w:rPr>
                <w:ins w:id="1414" w:author="goskii" w:date="2026-04-20T19:36:45Z"/>
                <w:rFonts w:ascii="宋体" w:hAnsi="宋体" w:eastAsia="宋体" w:cs="宋体"/>
                <w:sz w:val="18"/>
                <w:szCs w:val="18"/>
              </w:rPr>
            </w:pPr>
            <w:ins w:id="1415" w:author="goskii" w:date="2026-04-19T18:47:40Z">
              <w:r>
                <w:rPr>
                  <w:rFonts w:ascii="宋体" w:hAnsi="宋体" w:eastAsia="宋体" w:cs="宋体"/>
                  <w:sz w:val="18"/>
                  <w:szCs w:val="18"/>
                  <w:highlight w:val="yellow"/>
                  <w:rPrChange w:id="1416" w:author="goskii" w:date="2026-04-19T18:47:57Z">
                    <w:rPr>
                      <w:rFonts w:ascii="宋体" w:hAnsi="宋体" w:eastAsia="宋体" w:cs="宋体"/>
                      <w:sz w:val="24"/>
                      <w:szCs w:val="24"/>
                    </w:rPr>
                  </w:rPrChange>
                </w:rPr>
                <w:t>CADAL</w:t>
              </w:r>
            </w:ins>
            <w:ins w:id="1417" w:author="goskii" w:date="2026-04-19T18:47:40Z">
              <w:r>
                <w:rPr>
                  <w:rFonts w:ascii="宋体" w:hAnsi="宋体" w:eastAsia="宋体" w:cs="宋体"/>
                  <w:sz w:val="18"/>
                  <w:szCs w:val="18"/>
                  <w:rPrChange w:id="1418" w:author="goskii" w:date="2026-04-19T18:47:46Z">
                    <w:rPr>
                      <w:rFonts w:ascii="宋体" w:hAnsi="宋体" w:eastAsia="宋体" w:cs="宋体"/>
                      <w:sz w:val="24"/>
                      <w:szCs w:val="24"/>
                    </w:rPr>
                  </w:rPrChange>
                </w:rPr>
                <w:t>作为国家投资建设的教育部'211工程'重点工程,由浙江大学联合国内外高等院校、科研机构共同承担。自2002年启动至今,共建立了8个数据中心、33个服务中心、2个数字化加工基地和40余个数字化加工中心,形成了全世界最大的资源数字化网络。</w:t>
              </w:r>
            </w:ins>
          </w:p>
          <w:p w14:paraId="39CC594B">
            <w:pPr>
              <w:keepNext/>
              <w:snapToGrid w:val="0"/>
              <w:spacing w:before="40" w:after="40"/>
              <w:jc w:val="left"/>
              <w:rPr>
                <w:ins w:id="1419" w:author="goskii" w:date="2026-04-20T19:36:45Z"/>
                <w:rFonts w:ascii="宋体" w:hAnsi="宋体" w:eastAsia="宋体" w:cs="宋体"/>
                <w:sz w:val="18"/>
                <w:szCs w:val="18"/>
              </w:rPr>
            </w:pPr>
          </w:p>
          <w:p w14:paraId="2152C579">
            <w:pPr>
              <w:keepNext/>
              <w:snapToGrid w:val="0"/>
              <w:spacing w:before="40" w:after="40"/>
              <w:jc w:val="left"/>
            </w:pPr>
            <w:ins w:id="1420" w:author="goskii" w:date="2026-04-20T19:36:46Z">
              <w:r>
                <w:rPr>
                  <w:rFonts w:hint="eastAsia" w:cs="宋体"/>
                  <w:sz w:val="18"/>
                  <w:szCs w:val="18"/>
                  <w:lang w:val="en-US" w:eastAsia="zh-CN"/>
                </w:rPr>
                <w:t>A</w:t>
              </w:r>
            </w:ins>
            <w:ins w:id="1421" w:author="goskii" w:date="2026-04-20T19:36:48Z">
              <w:r>
                <w:rPr>
                  <w:rFonts w:hint="eastAsia" w:cs="宋体"/>
                  <w:sz w:val="18"/>
                  <w:szCs w:val="18"/>
                  <w:lang w:val="en-US" w:eastAsia="zh-CN"/>
                </w:rPr>
                <w:t>：</w:t>
              </w:r>
            </w:ins>
            <w:ins w:id="1422" w:author="goskii" w:date="2026-04-20T19:36:50Z">
              <w:r>
                <w:rPr>
                  <w:rFonts w:hint="eastAsia" w:cs="宋体"/>
                  <w:sz w:val="18"/>
                  <w:szCs w:val="18"/>
                  <w:lang w:val="en-US" w:eastAsia="zh-CN"/>
                </w:rPr>
                <w:t>CA</w:t>
              </w:r>
            </w:ins>
            <w:ins w:id="1423" w:author="goskii" w:date="2026-04-20T19:36:51Z">
              <w:r>
                <w:rPr>
                  <w:rFonts w:hint="eastAsia" w:cs="宋体"/>
                  <w:sz w:val="18"/>
                  <w:szCs w:val="18"/>
                  <w:lang w:val="en-US" w:eastAsia="zh-CN"/>
                </w:rPr>
                <w:t>DAL</w:t>
              </w:r>
            </w:ins>
            <w:del w:id="1424" w:author="goskii" w:date="2026-04-19T18:47:40Z">
              <w:r>
                <w:rPr>
                  <w:rFonts w:ascii="宋体" w:hAnsi="宋体" w:eastAsia="宋体" w:cs="宋体"/>
                  <w:b w:val="0"/>
                  <w:bCs w:val="0"/>
                  <w:i w:val="0"/>
                  <w:iCs w:val="0"/>
                  <w:sz w:val="18"/>
                  <w:szCs w:val="18"/>
                </w:rPr>
                <w:delText>CALIS（中国高等教育文献保障系统）2000年4月和2003年10月先后启动『九五』、『十五』『CALIS 重点学科网络资源导航库』项目及各图书馆自建学科导航库以来，学科导航的建设已步入第15个年头</w:delText>
              </w:r>
            </w:del>
          </w:p>
        </w:tc>
        <w:tc>
          <w:tcPr>
            <w:tcW w:w="592" w:type="pct"/>
            <w:tcBorders>
              <w:top w:val="nil"/>
              <w:left w:val="nil"/>
              <w:bottom w:val="nil"/>
              <w:right w:val="nil"/>
            </w:tcBorders>
            <w:noWrap w:val="0"/>
            <w:tcMar>
              <w:top w:w="60" w:type="dxa"/>
              <w:left w:w="80" w:type="dxa"/>
              <w:bottom w:w="60" w:type="dxa"/>
              <w:right w:w="80" w:type="dxa"/>
            </w:tcMar>
            <w:vAlign w:val="top"/>
            <w:tcPrChange w:id="1425" w:author="goskii" w:date="2026-04-17T15:11:27Z">
              <w:tcPr>
                <w:tcW w:w="592" w:type="pct"/>
                <w:gridSpan w:val="3"/>
                <w:tcBorders>
                  <w:top w:val="nil"/>
                  <w:left w:val="nil"/>
                  <w:bottom w:val="nil"/>
                  <w:right w:val="nil"/>
                </w:tcBorders>
                <w:noWrap w:val="0"/>
                <w:tcMar>
                  <w:top w:w="60" w:type="dxa"/>
                  <w:left w:w="80" w:type="dxa"/>
                  <w:bottom w:w="60" w:type="dxa"/>
                  <w:right w:w="80" w:type="dxa"/>
                </w:tcMar>
                <w:vAlign w:val="top"/>
              </w:tcPr>
            </w:tcPrChange>
          </w:tcPr>
          <w:p w14:paraId="14C1B5F1">
            <w:pPr>
              <w:keepNext/>
              <w:snapToGrid w:val="0"/>
              <w:spacing w:before="40" w:after="40"/>
              <w:jc w:val="left"/>
            </w:pPr>
            <w:ins w:id="1426" w:author="goskii" w:date="2026-04-19T18:48:42Z">
              <w:r>
                <w:rPr>
                  <w:rFonts w:hint="eastAsia" w:cs="宋体"/>
                  <w:b w:val="0"/>
                  <w:bCs w:val="0"/>
                  <w:i w:val="0"/>
                  <w:iCs w:val="0"/>
                  <w:sz w:val="18"/>
                  <w:szCs w:val="18"/>
                  <w:lang w:eastAsia="zh-CN"/>
                </w:rPr>
                <w:t>《“基于ＣＡＤＡＬ平台的资源共享与应用”国际研讨会综述》</w:t>
              </w:r>
            </w:ins>
            <w:del w:id="1427" w:author="goskii" w:date="2026-04-19T18:48:42Z">
              <w:r>
                <w:rPr>
                  <w:rFonts w:ascii="宋体" w:hAnsi="宋体" w:eastAsia="宋体" w:cs="宋体"/>
                  <w:b w:val="0"/>
                  <w:bCs w:val="0"/>
                  <w:i w:val="0"/>
                  <w:iCs w:val="0"/>
                  <w:sz w:val="18"/>
                  <w:szCs w:val="18"/>
                </w:rPr>
                <w:delText>刘秀华等《『985』高校图书馆学科导航建设现状及变化调查与分析》</w:delText>
              </w:r>
            </w:del>
          </w:p>
        </w:tc>
      </w:tr>
      <w:tr w14:paraId="27CA7621">
        <w:tblPrEx>
          <w:tblPrExChange w:id="1428"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428" w:author="goskii" w:date="2026-04-17T15:11:27Z">
            <w:trPr>
              <w:gridBefore w:val="2"/>
              <w:wBefore w:w="7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429" w:author="goskii" w:date="2026-04-17T15:11:27Z">
              <w:tcPr>
                <w:tcW w:w="155" w:type="pct"/>
                <w:gridSpan w:val="2"/>
                <w:tcBorders>
                  <w:top w:val="nil"/>
                  <w:left w:val="nil"/>
                  <w:bottom w:val="nil"/>
                  <w:right w:val="nil"/>
                </w:tcBorders>
                <w:noWrap w:val="0"/>
                <w:tcMar>
                  <w:top w:w="60" w:type="dxa"/>
                  <w:left w:w="80" w:type="dxa"/>
                  <w:bottom w:w="60" w:type="dxa"/>
                  <w:right w:w="80" w:type="dxa"/>
                </w:tcMar>
                <w:vAlign w:val="top"/>
              </w:tcPr>
            </w:tcPrChange>
          </w:tcPr>
          <w:p w14:paraId="6ACD81E7">
            <w:pPr>
              <w:keepNext/>
              <w:snapToGrid w:val="0"/>
              <w:spacing w:before="40" w:after="40"/>
              <w:jc w:val="center"/>
            </w:pPr>
            <w:r>
              <w:rPr>
                <w:rFonts w:ascii="宋体" w:hAnsi="宋体" w:eastAsia="宋体" w:cs="宋体"/>
                <w:b/>
                <w:bCs/>
                <w:i w:val="0"/>
                <w:iCs w:val="0"/>
                <w:sz w:val="18"/>
                <w:szCs w:val="18"/>
              </w:rPr>
              <w:t>新增（评论索引）</w:t>
            </w:r>
          </w:p>
        </w:tc>
        <w:tc>
          <w:tcPr>
            <w:tcW w:w="613" w:type="pct"/>
            <w:tcBorders>
              <w:top w:val="nil"/>
              <w:left w:val="nil"/>
              <w:bottom w:val="nil"/>
              <w:right w:val="nil"/>
            </w:tcBorders>
            <w:noWrap w:val="0"/>
            <w:tcMar>
              <w:top w:w="60" w:type="dxa"/>
              <w:left w:w="80" w:type="dxa"/>
              <w:bottom w:w="60" w:type="dxa"/>
              <w:right w:w="80" w:type="dxa"/>
            </w:tcMar>
            <w:vAlign w:val="top"/>
            <w:tcPrChange w:id="1430" w:author="goskii" w:date="2026-04-17T15:11:27Z">
              <w:tcPr>
                <w:tcW w:w="682" w:type="pct"/>
                <w:gridSpan w:val="4"/>
                <w:tcBorders>
                  <w:top w:val="nil"/>
                  <w:left w:val="nil"/>
                  <w:bottom w:val="nil"/>
                  <w:right w:val="nil"/>
                </w:tcBorders>
                <w:noWrap w:val="0"/>
                <w:tcMar>
                  <w:top w:w="60" w:type="dxa"/>
                  <w:left w:w="80" w:type="dxa"/>
                  <w:bottom w:w="60" w:type="dxa"/>
                  <w:right w:w="80" w:type="dxa"/>
                </w:tcMar>
                <w:vAlign w:val="top"/>
              </w:tcPr>
            </w:tcPrChange>
          </w:tcPr>
          <w:p w14:paraId="2AA7FD70">
            <w:pPr>
              <w:keepNext/>
              <w:snapToGrid w:val="0"/>
              <w:spacing w:before="40" w:after="40"/>
              <w:jc w:val="left"/>
            </w:pPr>
            <w:r>
              <w:rPr>
                <w:rFonts w:ascii="宋体" w:hAnsi="宋体" w:eastAsia="宋体" w:cs="宋体"/>
                <w:b w:val="0"/>
                <w:bCs w:val="0"/>
                <w:i w:val="0"/>
                <w:iCs w:val="0"/>
                <w:sz w:val="18"/>
                <w:szCs w:val="18"/>
              </w:rPr>
              <w:t>policy_initiative</w:t>
            </w:r>
          </w:p>
        </w:tc>
        <w:tc>
          <w:tcPr>
            <w:tcW w:w="407" w:type="pct"/>
            <w:tcBorders>
              <w:top w:val="nil"/>
              <w:left w:val="nil"/>
              <w:bottom w:val="nil"/>
              <w:right w:val="nil"/>
            </w:tcBorders>
            <w:noWrap w:val="0"/>
            <w:tcMar>
              <w:top w:w="60" w:type="dxa"/>
              <w:left w:w="80" w:type="dxa"/>
              <w:bottom w:w="60" w:type="dxa"/>
              <w:right w:w="80" w:type="dxa"/>
            </w:tcMar>
            <w:vAlign w:val="top"/>
            <w:tcPrChange w:id="1431" w:author="goskii" w:date="2026-04-17T15:11:27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653D3CD3">
            <w:pPr>
              <w:keepNext/>
              <w:snapToGrid w:val="0"/>
              <w:spacing w:before="40" w:after="40"/>
              <w:jc w:val="left"/>
            </w:pPr>
            <w:r>
              <w:rPr>
                <w:rFonts w:ascii="宋体" w:hAnsi="宋体" w:eastAsia="宋体" w:cs="宋体"/>
                <w:b w:val="0"/>
                <w:bCs w:val="0"/>
                <w:i w:val="0"/>
                <w:iCs w:val="0"/>
                <w:sz w:val="18"/>
                <w:szCs w:val="18"/>
              </w:rPr>
              <w:t>Event</w:t>
            </w:r>
          </w:p>
        </w:tc>
        <w:tc>
          <w:tcPr>
            <w:tcW w:w="240" w:type="pct"/>
            <w:tcBorders>
              <w:top w:val="nil"/>
              <w:left w:val="nil"/>
              <w:bottom w:val="nil"/>
              <w:right w:val="nil"/>
            </w:tcBorders>
            <w:noWrap w:val="0"/>
            <w:tcMar>
              <w:top w:w="60" w:type="dxa"/>
              <w:left w:w="80" w:type="dxa"/>
              <w:bottom w:w="60" w:type="dxa"/>
              <w:right w:w="80" w:type="dxa"/>
            </w:tcMar>
            <w:vAlign w:val="top"/>
            <w:tcPrChange w:id="1432" w:author="goskii" w:date="2026-04-17T15:11:27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396BB96A">
            <w:pPr>
              <w:keepNext/>
              <w:snapToGrid w:val="0"/>
              <w:spacing w:before="40" w:after="40"/>
              <w:jc w:val="left"/>
            </w:pPr>
            <w:r>
              <w:rPr>
                <w:rFonts w:ascii="宋体" w:hAnsi="宋体" w:eastAsia="宋体" w:cs="宋体"/>
                <w:b/>
                <w:bCs/>
                <w:i w:val="0"/>
                <w:iCs w:val="0"/>
                <w:sz w:val="18"/>
                <w:szCs w:val="18"/>
              </w:rPr>
              <w:t>政策举措/改革事件</w:t>
            </w:r>
          </w:p>
        </w:tc>
        <w:tc>
          <w:tcPr>
            <w:tcW w:w="498" w:type="pct"/>
            <w:tcBorders>
              <w:top w:val="nil"/>
              <w:left w:val="nil"/>
              <w:bottom w:val="nil"/>
              <w:right w:val="nil"/>
            </w:tcBorders>
            <w:noWrap w:val="0"/>
            <w:tcMar>
              <w:top w:w="60" w:type="dxa"/>
              <w:left w:w="80" w:type="dxa"/>
              <w:bottom w:w="60" w:type="dxa"/>
              <w:right w:w="80" w:type="dxa"/>
            </w:tcMar>
            <w:vAlign w:val="top"/>
            <w:tcPrChange w:id="1433" w:author="goskii" w:date="2026-04-17T15:11:27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6A228448">
            <w:pPr>
              <w:keepNext/>
              <w:snapToGrid w:val="0"/>
              <w:spacing w:before="40" w:after="40"/>
              <w:jc w:val="left"/>
            </w:pPr>
            <w:r>
              <w:rPr>
                <w:rFonts w:ascii="宋体" w:hAnsi="宋体" w:eastAsia="宋体" w:cs="宋体"/>
                <w:b w:val="0"/>
                <w:bCs w:val="0"/>
                <w:i w:val="0"/>
                <w:iCs w:val="0"/>
                <w:sz w:val="18"/>
                <w:szCs w:val="18"/>
              </w:rPr>
              <w:t>由政策机构发起、对学术评价实践产生重大影响的具体制度性行动或政策改革事件，如【破五唯】改革、【双一流】建设启动、学科评估周期的变化等。</w:t>
            </w:r>
          </w:p>
        </w:tc>
        <w:tc>
          <w:tcPr>
            <w:tcW w:w="1239" w:type="pct"/>
            <w:tcBorders>
              <w:top w:val="nil"/>
              <w:left w:val="nil"/>
              <w:bottom w:val="nil"/>
              <w:right w:val="nil"/>
            </w:tcBorders>
            <w:noWrap w:val="0"/>
            <w:tcMar>
              <w:top w:w="60" w:type="dxa"/>
              <w:left w:w="80" w:type="dxa"/>
              <w:bottom w:w="60" w:type="dxa"/>
              <w:right w:w="80" w:type="dxa"/>
            </w:tcMar>
            <w:vAlign w:val="top"/>
            <w:tcPrChange w:id="1434" w:author="goskii" w:date="2026-04-17T15:11:27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0200BFE0">
            <w:pPr>
              <w:keepNext/>
              <w:snapToGrid w:val="0"/>
              <w:spacing w:before="40" w:after="40"/>
              <w:jc w:val="left"/>
            </w:pPr>
            <w:r>
              <w:rPr>
                <w:rFonts w:ascii="宋体" w:hAnsi="宋体" w:eastAsia="宋体" w:cs="宋体"/>
                <w:b w:val="0"/>
                <w:bCs w:val="0"/>
                <w:i w:val="0"/>
                <w:iCs w:val="0"/>
                <w:sz w:val="18"/>
                <w:szCs w:val="18"/>
              </w:rPr>
              <w:t>vs policy（Artifact）：policy 是政策文件本身（制品），policy_initiative 是围绕该政策的实施过程/改革事件（Event）。vs movement：policy_initiative 是自上而下的行政性行动，movement 是自下而上的学术性行动。vs intellectual_turn：policy_initiative 是制度性行动，intellectual_turn 是认识论/方法论的学术转变。</w:t>
            </w:r>
          </w:p>
        </w:tc>
        <w:tc>
          <w:tcPr>
            <w:tcW w:w="118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Change w:id="1435" w:author="goskii" w:date="2026-04-17T15:11:27Z">
              <w:tcPr>
                <w:tcW w:w="1182" w:type="pct"/>
                <w:gridSpan w:val="3"/>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tcPrChange>
          </w:tcPr>
          <w:p w14:paraId="11E90E16">
            <w:pPr>
              <w:keepNext/>
              <w:numPr>
                <w:ilvl w:val="-1"/>
                <w:numId w:val="0"/>
              </w:numPr>
              <w:snapToGrid w:val="0"/>
              <w:spacing w:before="40" w:after="40"/>
              <w:jc w:val="left"/>
              <w:rPr>
                <w:ins w:id="1437" w:author="goskii" w:date="2026-04-20T19:36:54Z"/>
                <w:rFonts w:ascii="宋体" w:hAnsi="宋体" w:eastAsia="宋体" w:cs="宋体"/>
                <w:b w:val="0"/>
                <w:bCs w:val="0"/>
                <w:i w:val="0"/>
                <w:iCs w:val="0"/>
                <w:sz w:val="18"/>
                <w:szCs w:val="18"/>
              </w:rPr>
              <w:pPrChange w:id="1436" w:author="goskii" w:date="2026-04-20T19:37:00Z">
                <w:pPr>
                  <w:keepNext/>
                  <w:snapToGrid w:val="0"/>
                  <w:spacing w:before="40" w:after="40"/>
                  <w:jc w:val="left"/>
                </w:pPr>
              </w:pPrChange>
            </w:pPr>
            <w:del w:id="1438" w:author="goskii" w:date="2026-04-20T19:36:54Z">
              <w:r>
                <w:rPr>
                  <w:rFonts w:ascii="宋体" w:hAnsi="宋体" w:eastAsia="宋体" w:cs="宋体"/>
                  <w:b w:val="0"/>
                  <w:bCs w:val="0"/>
                  <w:i w:val="0"/>
                  <w:iCs w:val="0"/>
                  <w:sz w:val="18"/>
                  <w:szCs w:val="18"/>
                </w:rPr>
                <w:delText xml:space="preserve">① </w:delText>
              </w:r>
            </w:del>
            <w:r>
              <w:rPr>
                <w:rFonts w:ascii="宋体" w:hAnsi="宋体" w:eastAsia="宋体" w:cs="宋体"/>
                <w:b w:val="0"/>
                <w:bCs w:val="0"/>
                <w:i w:val="0"/>
                <w:iCs w:val="0"/>
                <w:sz w:val="18"/>
                <w:szCs w:val="18"/>
              </w:rPr>
              <w:t>1984年以来以文献检索课为标志的用户教育得到了国家教育部的大力支持，相继下发了两个关于在高校开设</w:t>
            </w:r>
            <w:r>
              <w:rPr>
                <w:rFonts w:ascii="宋体" w:hAnsi="宋体" w:eastAsia="宋体" w:cs="宋体"/>
                <w:b w:val="0"/>
                <w:bCs w:val="0"/>
                <w:i w:val="0"/>
                <w:iCs w:val="0"/>
                <w:sz w:val="18"/>
                <w:szCs w:val="18"/>
                <w:highlight w:val="yellow"/>
              </w:rPr>
              <w:t>『文献检索与利用课』</w:t>
            </w:r>
            <w:r>
              <w:rPr>
                <w:rFonts w:ascii="宋体" w:hAnsi="宋体" w:eastAsia="宋体" w:cs="宋体"/>
                <w:b w:val="0"/>
                <w:bCs w:val="0"/>
                <w:i w:val="0"/>
                <w:iCs w:val="0"/>
                <w:sz w:val="18"/>
                <w:szCs w:val="18"/>
              </w:rPr>
              <w:t>的红头文件，大大推动了文献检索课的发展</w:t>
            </w:r>
          </w:p>
          <w:p w14:paraId="63F0EC09">
            <w:pPr>
              <w:keepNext/>
              <w:numPr>
                <w:ilvl w:val="0"/>
                <w:numId w:val="0"/>
              </w:numPr>
              <w:snapToGrid w:val="0"/>
              <w:spacing w:before="40" w:after="40"/>
              <w:jc w:val="left"/>
              <w:rPr>
                <w:ins w:id="1440" w:author="goskii" w:date="2026-04-17T11:54:32Z"/>
                <w:rFonts w:ascii="宋体" w:hAnsi="宋体" w:eastAsia="宋体" w:cs="宋体"/>
                <w:b w:val="0"/>
                <w:bCs w:val="0"/>
                <w:i w:val="0"/>
                <w:iCs w:val="0"/>
                <w:sz w:val="18"/>
                <w:szCs w:val="18"/>
              </w:rPr>
              <w:pPrChange w:id="1439" w:author="goskii" w:date="2026-04-20T19:36:54Z">
                <w:pPr>
                  <w:keepNext/>
                  <w:snapToGrid w:val="0"/>
                  <w:spacing w:before="40" w:after="40"/>
                  <w:jc w:val="left"/>
                </w:pPr>
              </w:pPrChange>
            </w:pPr>
          </w:p>
          <w:p w14:paraId="1F708FD6">
            <w:pPr>
              <w:keepNext/>
              <w:snapToGrid w:val="0"/>
              <w:spacing w:before="40" w:after="40"/>
              <w:jc w:val="left"/>
              <w:rPr>
                <w:ins w:id="1441" w:author="goskii" w:date="2026-04-17T11:54:33Z"/>
                <w:rFonts w:hint="eastAsia" w:ascii="宋体" w:hAnsi="宋体" w:eastAsia="宋体" w:cs="宋体"/>
                <w:b w:val="0"/>
                <w:bCs w:val="0"/>
                <w:i w:val="0"/>
                <w:iCs w:val="0"/>
                <w:sz w:val="18"/>
                <w:szCs w:val="18"/>
                <w:lang w:val="en-US" w:eastAsia="zh-CN"/>
              </w:rPr>
            </w:pPr>
            <w:ins w:id="1442" w:author="goskii" w:date="2026-04-20T19:37:05Z">
              <w:r>
                <w:rPr>
                  <w:rFonts w:hint="eastAsia" w:cs="宋体"/>
                  <w:b w:val="0"/>
                  <w:bCs w:val="0"/>
                  <w:i w:val="0"/>
                  <w:iCs w:val="0"/>
                  <w:sz w:val="18"/>
                  <w:szCs w:val="18"/>
                  <w:lang w:val="en-US" w:eastAsia="zh-CN"/>
                </w:rPr>
                <w:t>A</w:t>
              </w:r>
            </w:ins>
            <w:ins w:id="1443" w:author="goskii" w:date="2026-04-20T19:37:06Z">
              <w:r>
                <w:rPr>
                  <w:rFonts w:hint="eastAsia" w:cs="宋体"/>
                  <w:b w:val="0"/>
                  <w:bCs w:val="0"/>
                  <w:i w:val="0"/>
                  <w:iCs w:val="0"/>
                  <w:sz w:val="18"/>
                  <w:szCs w:val="18"/>
                  <w:lang w:val="en-US" w:eastAsia="zh-CN"/>
                </w:rPr>
                <w:t>：</w:t>
              </w:r>
            </w:ins>
            <w:ins w:id="1444" w:author="goskii" w:date="2026-04-20T19:37:14Z">
              <w:r>
                <w:rPr>
                  <w:rFonts w:hint="eastAsia" w:cs="宋体"/>
                  <w:b w:val="0"/>
                  <w:bCs w:val="0"/>
                  <w:i w:val="0"/>
                  <w:iCs w:val="0"/>
                  <w:sz w:val="18"/>
                  <w:szCs w:val="18"/>
                  <w:lang w:val="en-US" w:eastAsia="zh-CN"/>
                </w:rPr>
                <w:t>文献检索与利用课</w:t>
              </w:r>
            </w:ins>
          </w:p>
          <w:p w14:paraId="7C404491">
            <w:pPr>
              <w:keepNext/>
              <w:snapToGrid w:val="0"/>
              <w:spacing w:before="40" w:after="40"/>
              <w:jc w:val="left"/>
              <w:rPr>
                <w:rFonts w:hint="default" w:ascii="宋体" w:hAnsi="宋体" w:eastAsia="宋体" w:cs="宋体"/>
                <w:b w:val="0"/>
                <w:bCs w:val="0"/>
                <w:i w:val="0"/>
                <w:iCs w:val="0"/>
                <w:sz w:val="18"/>
                <w:szCs w:val="18"/>
                <w:lang w:val="en-US" w:eastAsia="zh-CN"/>
              </w:rPr>
            </w:pPr>
          </w:p>
        </w:tc>
        <w:tc>
          <w:tcPr>
            <w:tcW w:w="592" w:type="pct"/>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Change w:id="1445" w:author="goskii" w:date="2026-04-17T15:11:27Z">
              <w:tcPr>
                <w:tcW w:w="592" w:type="pct"/>
                <w:gridSpan w:val="3"/>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tcPrChange>
          </w:tcPr>
          <w:p w14:paraId="4D99B2C3">
            <w:pPr>
              <w:keepNext/>
              <w:snapToGrid w:val="0"/>
              <w:spacing w:before="40" w:after="40"/>
              <w:jc w:val="left"/>
            </w:pPr>
            <w:del w:id="1446" w:author="goskii" w:date="2026-04-20T19:37:01Z">
              <w:r>
                <w:rPr>
                  <w:rFonts w:ascii="宋体" w:hAnsi="宋体" w:eastAsia="宋体" w:cs="宋体"/>
                  <w:b w:val="0"/>
                  <w:bCs w:val="0"/>
                  <w:i w:val="0"/>
                  <w:iCs w:val="0"/>
                  <w:sz w:val="18"/>
                  <w:szCs w:val="18"/>
                </w:rPr>
                <w:delText>①</w:delText>
              </w:r>
            </w:del>
            <w:r>
              <w:rPr>
                <w:rFonts w:ascii="宋体" w:hAnsi="宋体" w:eastAsia="宋体" w:cs="宋体"/>
                <w:b w:val="0"/>
                <w:bCs w:val="0"/>
                <w:i w:val="0"/>
                <w:iCs w:val="0"/>
                <w:sz w:val="18"/>
                <w:szCs w:val="18"/>
              </w:rPr>
              <w:t>曹燕《『211工程』高校图书馆用户教育现状与分析》</w:t>
            </w:r>
          </w:p>
        </w:tc>
      </w:tr>
      <w:tr w14:paraId="4F5192F1">
        <w:tblPrEx>
          <w:tblPrExChange w:id="1448" w:author="goskii" w:date="2026-04-19T17:35:38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wAfter w:w="0" w:type="auto"/>
          <w:trHeight w:val="0" w:hRule="atLeast"/>
          <w:jc w:val="center"/>
          <w:ins w:id="1447" w:author="goskii" w:date="2026-04-19T14:58:10Z"/>
          <w:trPrChange w:id="1448" w:author="goskii" w:date="2026-04-19T17:35:38Z">
            <w:trPr>
              <w:gridBefore w:val="1"/>
              <w:gridAfter w:val="1"/>
              <w:wBefore w:w="70" w:type="dxa"/>
              <w:wAfter w:w="14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449" w:author="goskii" w:date="2026-04-19T17:35:38Z">
              <w:tcPr>
                <w:tcW w:w="225" w:type="pct"/>
                <w:gridSpan w:val="4"/>
                <w:tcBorders>
                  <w:top w:val="nil"/>
                  <w:left w:val="nil"/>
                  <w:bottom w:val="nil"/>
                  <w:right w:val="nil"/>
                </w:tcBorders>
                <w:noWrap w:val="0"/>
                <w:tcMar>
                  <w:top w:w="60" w:type="dxa"/>
                  <w:left w:w="80" w:type="dxa"/>
                  <w:bottom w:w="60" w:type="dxa"/>
                  <w:right w:w="80" w:type="dxa"/>
                </w:tcMar>
                <w:vAlign w:val="top"/>
              </w:tcPr>
            </w:tcPrChange>
          </w:tcPr>
          <w:p w14:paraId="7B116F69">
            <w:pPr>
              <w:keepNext/>
              <w:snapToGrid w:val="0"/>
              <w:spacing w:before="40" w:after="40"/>
              <w:jc w:val="center"/>
              <w:rPr>
                <w:ins w:id="1450" w:author="goskii" w:date="2026-04-19T14:58:10Z"/>
                <w:rFonts w:ascii="宋体" w:hAnsi="宋体" w:eastAsia="宋体" w:cs="宋体"/>
                <w:b/>
                <w:bCs/>
                <w:i w:val="0"/>
                <w:iCs w:val="0"/>
                <w:sz w:val="18"/>
                <w:szCs w:val="18"/>
              </w:rPr>
            </w:pPr>
          </w:p>
        </w:tc>
        <w:tc>
          <w:tcPr>
            <w:tcW w:w="613" w:type="pct"/>
            <w:tcBorders>
              <w:top w:val="nil"/>
              <w:left w:val="nil"/>
              <w:bottom w:val="nil"/>
              <w:right w:val="nil"/>
            </w:tcBorders>
            <w:shd w:val="clear" w:color="auto" w:fill="auto"/>
            <w:noWrap w:val="0"/>
            <w:tcMar>
              <w:top w:w="60" w:type="dxa"/>
              <w:left w:w="80" w:type="dxa"/>
              <w:bottom w:w="60" w:type="dxa"/>
              <w:right w:w="80" w:type="dxa"/>
            </w:tcMar>
            <w:vAlign w:val="top"/>
            <w:tcPrChange w:id="1451" w:author="goskii" w:date="2026-04-19T17:35:38Z">
              <w:tcPr>
                <w:tcW w:w="613" w:type="pct"/>
                <w:gridSpan w:val="2"/>
                <w:tcBorders>
                  <w:top w:val="nil"/>
                  <w:left w:val="nil"/>
                  <w:bottom w:val="nil"/>
                  <w:right w:val="nil"/>
                </w:tcBorders>
                <w:noWrap w:val="0"/>
                <w:tcMar>
                  <w:top w:w="60" w:type="dxa"/>
                  <w:left w:w="80" w:type="dxa"/>
                  <w:bottom w:w="60" w:type="dxa"/>
                  <w:right w:w="80" w:type="dxa"/>
                </w:tcMar>
                <w:vAlign w:val="top"/>
              </w:tcPr>
            </w:tcPrChange>
          </w:tcPr>
          <w:p w14:paraId="22EF5EF0">
            <w:pPr>
              <w:keepNext/>
              <w:snapToGrid w:val="0"/>
              <w:spacing w:before="40" w:after="40"/>
              <w:jc w:val="left"/>
              <w:rPr>
                <w:ins w:id="1452" w:author="goskii" w:date="2026-04-19T14:58:10Z"/>
                <w:rFonts w:ascii="宋体" w:hAnsi="宋体" w:eastAsia="宋体" w:cs="宋体"/>
                <w:b w:val="0"/>
                <w:bCs w:val="0"/>
                <w:i w:val="0"/>
                <w:iCs w:val="0"/>
                <w:sz w:val="18"/>
                <w:szCs w:val="18"/>
              </w:rPr>
            </w:pPr>
            <w:ins w:id="1453" w:author="goskii" w:date="2026-04-19T14:58:12Z">
              <w:r>
                <w:rPr>
                  <w:rFonts w:hint="eastAsia" w:ascii="宋体" w:hAnsi="宋体" w:eastAsia="宋体" w:cs="宋体"/>
                  <w:b w:val="0"/>
                  <w:bCs w:val="0"/>
                  <w:i w:val="0"/>
                  <w:iCs w:val="0"/>
                  <w:sz w:val="18"/>
                  <w:szCs w:val="18"/>
                </w:rPr>
                <w:t>stage</w:t>
              </w:r>
            </w:ins>
          </w:p>
        </w:tc>
        <w:tc>
          <w:tcPr>
            <w:tcW w:w="407" w:type="pct"/>
            <w:tcBorders>
              <w:top w:val="nil"/>
              <w:left w:val="nil"/>
              <w:bottom w:val="nil"/>
              <w:right w:val="nil"/>
            </w:tcBorders>
            <w:shd w:val="clear" w:color="auto" w:fill="auto"/>
            <w:noWrap w:val="0"/>
            <w:tcMar>
              <w:top w:w="60" w:type="dxa"/>
              <w:left w:w="80" w:type="dxa"/>
              <w:bottom w:w="60" w:type="dxa"/>
              <w:right w:w="80" w:type="dxa"/>
            </w:tcMar>
            <w:vAlign w:val="top"/>
            <w:tcPrChange w:id="1454" w:author="goskii" w:date="2026-04-19T17:35:38Z">
              <w:tcPr>
                <w:tcW w:w="407" w:type="pct"/>
                <w:gridSpan w:val="3"/>
                <w:tcBorders>
                  <w:top w:val="nil"/>
                  <w:left w:val="nil"/>
                  <w:bottom w:val="nil"/>
                  <w:right w:val="nil"/>
                </w:tcBorders>
                <w:noWrap w:val="0"/>
                <w:tcMar>
                  <w:top w:w="60" w:type="dxa"/>
                  <w:left w:w="80" w:type="dxa"/>
                  <w:bottom w:w="60" w:type="dxa"/>
                  <w:right w:w="80" w:type="dxa"/>
                </w:tcMar>
                <w:vAlign w:val="top"/>
              </w:tcPr>
            </w:tcPrChange>
          </w:tcPr>
          <w:p w14:paraId="29EBB06A">
            <w:pPr>
              <w:keepNext/>
              <w:snapToGrid w:val="0"/>
              <w:spacing w:before="40" w:after="40"/>
              <w:jc w:val="left"/>
              <w:rPr>
                <w:ins w:id="1455" w:author="goskii" w:date="2026-04-19T14:58:10Z"/>
                <w:rFonts w:ascii="宋体" w:hAnsi="宋体" w:eastAsia="宋体" w:cs="宋体"/>
                <w:b w:val="0"/>
                <w:bCs w:val="0"/>
                <w:i w:val="0"/>
                <w:iCs w:val="0"/>
                <w:sz w:val="18"/>
                <w:szCs w:val="18"/>
              </w:rPr>
            </w:pPr>
            <w:ins w:id="1456" w:author="goskii" w:date="2026-04-19T17:33:06Z">
              <w:r>
                <w:rPr>
                  <w:rFonts w:ascii="宋体" w:hAnsi="宋体" w:eastAsia="宋体" w:cs="宋体"/>
                  <w:b w:val="0"/>
                  <w:bCs w:val="0"/>
                  <w:i w:val="0"/>
                  <w:iCs w:val="0"/>
                  <w:sz w:val="18"/>
                  <w:szCs w:val="18"/>
                </w:rPr>
                <w:t>Event</w:t>
              </w:r>
            </w:ins>
          </w:p>
        </w:tc>
        <w:tc>
          <w:tcPr>
            <w:tcW w:w="240" w:type="pct"/>
            <w:tcBorders>
              <w:top w:val="nil"/>
              <w:left w:val="nil"/>
              <w:bottom w:val="nil"/>
              <w:right w:val="nil"/>
            </w:tcBorders>
            <w:shd w:val="clear" w:color="auto" w:fill="auto"/>
            <w:noWrap w:val="0"/>
            <w:tcMar>
              <w:top w:w="60" w:type="dxa"/>
              <w:left w:w="80" w:type="dxa"/>
              <w:bottom w:w="60" w:type="dxa"/>
              <w:right w:w="80" w:type="dxa"/>
            </w:tcMar>
            <w:vAlign w:val="top"/>
            <w:tcPrChange w:id="1457" w:author="goskii" w:date="2026-04-19T17:35:38Z">
              <w:tcPr>
                <w:tcW w:w="240" w:type="pct"/>
                <w:gridSpan w:val="3"/>
                <w:tcBorders>
                  <w:top w:val="nil"/>
                  <w:left w:val="nil"/>
                  <w:bottom w:val="nil"/>
                  <w:right w:val="nil"/>
                </w:tcBorders>
                <w:noWrap w:val="0"/>
                <w:tcMar>
                  <w:top w:w="60" w:type="dxa"/>
                  <w:left w:w="80" w:type="dxa"/>
                  <w:bottom w:w="60" w:type="dxa"/>
                  <w:right w:w="80" w:type="dxa"/>
                </w:tcMar>
                <w:vAlign w:val="top"/>
              </w:tcPr>
            </w:tcPrChange>
          </w:tcPr>
          <w:p w14:paraId="002A4E49">
            <w:pPr>
              <w:keepNext/>
              <w:snapToGrid w:val="0"/>
              <w:spacing w:before="40" w:after="40"/>
              <w:jc w:val="left"/>
              <w:rPr>
                <w:ins w:id="1458" w:author="goskii" w:date="2026-04-19T14:58:10Z"/>
                <w:rFonts w:hint="eastAsia" w:ascii="宋体" w:hAnsi="宋体" w:eastAsia="宋体" w:cs="宋体"/>
                <w:b/>
                <w:bCs/>
                <w:i w:val="0"/>
                <w:iCs w:val="0"/>
                <w:sz w:val="18"/>
                <w:szCs w:val="18"/>
                <w:lang w:val="en-US" w:eastAsia="zh-CN"/>
              </w:rPr>
            </w:pPr>
            <w:ins w:id="1459" w:author="goskii" w:date="2026-04-19T17:33:02Z">
              <w:r>
                <w:rPr>
                  <w:rFonts w:hint="eastAsia" w:cs="宋体"/>
                  <w:b/>
                  <w:bCs/>
                  <w:i w:val="0"/>
                  <w:iCs w:val="0"/>
                  <w:sz w:val="18"/>
                  <w:szCs w:val="18"/>
                  <w:lang w:val="en-US" w:eastAsia="zh-CN"/>
                </w:rPr>
                <w:t>发展阶段</w:t>
              </w:r>
            </w:ins>
          </w:p>
        </w:tc>
        <w:tc>
          <w:tcPr>
            <w:tcW w:w="498" w:type="pct"/>
            <w:tcBorders>
              <w:top w:val="nil"/>
              <w:left w:val="nil"/>
              <w:bottom w:val="nil"/>
              <w:right w:val="nil"/>
            </w:tcBorders>
            <w:shd w:val="clear" w:color="auto" w:fill="auto"/>
            <w:noWrap w:val="0"/>
            <w:tcMar>
              <w:top w:w="60" w:type="dxa"/>
              <w:left w:w="80" w:type="dxa"/>
              <w:bottom w:w="60" w:type="dxa"/>
              <w:right w:w="80" w:type="dxa"/>
            </w:tcMar>
            <w:vAlign w:val="top"/>
            <w:tcPrChange w:id="1460" w:author="goskii" w:date="2026-04-19T17:35:38Z">
              <w:tcPr>
                <w:tcW w:w="498" w:type="pct"/>
                <w:gridSpan w:val="3"/>
                <w:tcBorders>
                  <w:top w:val="nil"/>
                  <w:left w:val="nil"/>
                  <w:bottom w:val="nil"/>
                  <w:right w:val="nil"/>
                </w:tcBorders>
                <w:noWrap w:val="0"/>
                <w:tcMar>
                  <w:top w:w="60" w:type="dxa"/>
                  <w:left w:w="80" w:type="dxa"/>
                  <w:bottom w:w="60" w:type="dxa"/>
                  <w:right w:w="80" w:type="dxa"/>
                </w:tcMar>
                <w:vAlign w:val="top"/>
              </w:tcPr>
            </w:tcPrChange>
          </w:tcPr>
          <w:p w14:paraId="6F2D9081">
            <w:pPr>
              <w:keepNext/>
              <w:snapToGrid w:val="0"/>
              <w:spacing w:before="40" w:after="40"/>
              <w:jc w:val="left"/>
              <w:rPr>
                <w:ins w:id="1461" w:author="goskii" w:date="2026-04-19T14:58:10Z"/>
                <w:rFonts w:ascii="宋体" w:hAnsi="宋体" w:eastAsia="宋体" w:cs="宋体"/>
                <w:b w:val="0"/>
                <w:bCs w:val="0"/>
                <w:i w:val="0"/>
                <w:iCs w:val="0"/>
                <w:sz w:val="18"/>
                <w:szCs w:val="18"/>
              </w:rPr>
            </w:pPr>
            <w:ins w:id="1462" w:author="goskii" w:date="2026-04-19T17:32:31Z">
              <w:r>
                <w:rPr>
                  <w:rFonts w:ascii="宋体" w:hAnsi="宋体" w:eastAsia="宋体" w:cs="宋体"/>
                  <w:b w:val="0"/>
                  <w:bCs w:val="0"/>
                  <w:i w:val="0"/>
                  <w:iCs w:val="0"/>
                  <w:sz w:val="18"/>
                  <w:szCs w:val="18"/>
                </w:rPr>
                <w:t>对某学科、领域或研究主题历史发展的时段性划分,有模糊起止时间但无明确组织边界。</w:t>
              </w:r>
            </w:ins>
          </w:p>
        </w:tc>
        <w:tc>
          <w:tcPr>
            <w:tcW w:w="1239" w:type="pct"/>
            <w:tcBorders>
              <w:top w:val="nil"/>
              <w:left w:val="nil"/>
              <w:bottom w:val="nil"/>
              <w:right w:val="nil"/>
            </w:tcBorders>
            <w:shd w:val="clear" w:color="auto" w:fill="auto"/>
            <w:noWrap w:val="0"/>
            <w:tcMar>
              <w:top w:w="60" w:type="dxa"/>
              <w:left w:w="80" w:type="dxa"/>
              <w:bottom w:w="60" w:type="dxa"/>
              <w:right w:w="80" w:type="dxa"/>
            </w:tcMar>
            <w:vAlign w:val="top"/>
            <w:tcPrChange w:id="1463" w:author="goskii" w:date="2026-04-19T17:35:38Z">
              <w:tcPr>
                <w:tcW w:w="1239" w:type="pct"/>
                <w:gridSpan w:val="3"/>
                <w:tcBorders>
                  <w:top w:val="nil"/>
                  <w:left w:val="nil"/>
                  <w:bottom w:val="nil"/>
                  <w:right w:val="nil"/>
                </w:tcBorders>
                <w:noWrap w:val="0"/>
                <w:tcMar>
                  <w:top w:w="60" w:type="dxa"/>
                  <w:left w:w="80" w:type="dxa"/>
                  <w:bottom w:w="60" w:type="dxa"/>
                  <w:right w:w="80" w:type="dxa"/>
                </w:tcMar>
                <w:vAlign w:val="top"/>
              </w:tcPr>
            </w:tcPrChange>
          </w:tcPr>
          <w:p w14:paraId="01E60031">
            <w:pPr>
              <w:keepNext/>
              <w:snapToGrid w:val="0"/>
              <w:spacing w:before="40" w:after="40"/>
              <w:jc w:val="left"/>
              <w:rPr>
                <w:ins w:id="1464" w:author="goskii" w:date="2026-04-19T14:58:10Z"/>
                <w:rFonts w:ascii="宋体" w:hAnsi="宋体" w:eastAsia="宋体" w:cs="宋体"/>
                <w:b w:val="0"/>
                <w:bCs w:val="0"/>
                <w:i w:val="0"/>
                <w:iCs w:val="0"/>
                <w:sz w:val="18"/>
                <w:szCs w:val="18"/>
              </w:rPr>
            </w:pPr>
            <w:ins w:id="1465" w:author="goskii" w:date="2026-04-19T17:32:51Z">
              <w:r>
                <w:rPr>
                  <w:rFonts w:ascii="宋体" w:hAnsi="宋体" w:eastAsia="宋体" w:cs="宋体"/>
                  <w:b w:val="0"/>
                  <w:bCs w:val="0"/>
                  <w:i w:val="0"/>
                  <w:iCs w:val="0"/>
                  <w:sz w:val="18"/>
                  <w:szCs w:val="18"/>
                </w:rPr>
                <w:t>vs intellectual_turn: stage 是时段划分,intellectual_turn 是可定位的转折点;vs movement/research_program: stage 无组织主体。</w:t>
              </w:r>
            </w:ins>
          </w:p>
        </w:tc>
        <w:tc>
          <w:tcPr>
            <w:tcW w:w="1182" w:type="pct"/>
            <w:tcBorders>
              <w:top w:val="nil"/>
              <w:left w:val="nil"/>
              <w:bottom w:val="nil"/>
              <w:right w:val="nil"/>
            </w:tcBorders>
            <w:shd w:val="clear" w:color="auto" w:fill="auto"/>
            <w:noWrap w:val="0"/>
            <w:tcMar>
              <w:top w:w="60" w:type="dxa"/>
              <w:left w:w="80" w:type="dxa"/>
              <w:bottom w:w="60" w:type="dxa"/>
              <w:right w:w="80" w:type="dxa"/>
            </w:tcMar>
            <w:vAlign w:val="top"/>
            <w:tcPrChange w:id="1466" w:author="goskii" w:date="2026-04-19T17:35:38Z">
              <w:tcPr>
                <w:tcW w:w="1182" w:type="pct"/>
                <w:gridSpan w:val="3"/>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tcPrChange>
          </w:tcPr>
          <w:p w14:paraId="4D2EEBCE">
            <w:pPr>
              <w:keepNext/>
              <w:snapToGrid w:val="0"/>
              <w:spacing w:before="40" w:after="40"/>
              <w:jc w:val="left"/>
              <w:rPr>
                <w:ins w:id="1467" w:author="goskii" w:date="2026-04-20T19:37:18Z"/>
                <w:rFonts w:hint="default" w:ascii="宋体" w:hAnsi="宋体" w:eastAsia="宋体" w:cs="宋体"/>
                <w:b w:val="0"/>
                <w:bCs w:val="0"/>
                <w:i w:val="0"/>
                <w:iCs w:val="0"/>
                <w:sz w:val="18"/>
                <w:szCs w:val="18"/>
                <w:lang w:val="en-US" w:eastAsia="zh-CN"/>
              </w:rPr>
            </w:pPr>
            <w:ins w:id="1468" w:author="goskii" w:date="2026-04-19T19:36:55Z">
              <w:r>
                <w:rPr>
                  <w:rFonts w:hint="default" w:ascii="宋体" w:hAnsi="宋体" w:eastAsia="宋体" w:cs="宋体"/>
                  <w:b w:val="0"/>
                  <w:bCs w:val="0"/>
                  <w:i w:val="0"/>
                  <w:iCs w:val="0"/>
                  <w:sz w:val="18"/>
                  <w:szCs w:val="18"/>
                  <w:lang w:val="en-US" w:eastAsia="zh-CN"/>
                </w:rPr>
                <w:t>随着互联网信息的海量增长和搜索引擎技术的快速发展，网络环境发生了重大变化，</w:t>
              </w:r>
            </w:ins>
            <w:ins w:id="1469" w:author="goskii" w:date="2026-04-19T19:36:55Z">
              <w:r>
                <w:rPr>
                  <w:rFonts w:hint="default" w:ascii="宋体" w:hAnsi="宋体" w:eastAsia="宋体" w:cs="宋体"/>
                  <w:b w:val="0"/>
                  <w:bCs w:val="0"/>
                  <w:i w:val="0"/>
                  <w:iCs w:val="0"/>
                  <w:sz w:val="18"/>
                  <w:szCs w:val="18"/>
                  <w:highlight w:val="yellow"/>
                  <w:lang w:val="en-US" w:eastAsia="zh-CN"/>
                  <w:rPrChange w:id="1470" w:author="goskii" w:date="2026-04-19T19:37:03Z">
                    <w:rPr>
                      <w:rFonts w:hint="default" w:ascii="宋体" w:hAnsi="宋体" w:eastAsia="宋体" w:cs="宋体"/>
                      <w:b w:val="0"/>
                      <w:bCs w:val="0"/>
                      <w:i w:val="0"/>
                      <w:iCs w:val="0"/>
                      <w:sz w:val="18"/>
                      <w:szCs w:val="18"/>
                      <w:lang w:val="en-US" w:eastAsia="zh-CN"/>
                    </w:rPr>
                  </w:rPrChange>
                </w:rPr>
                <w:t>早期的搜索引擎</w:t>
              </w:r>
            </w:ins>
            <w:ins w:id="1471" w:author="goskii" w:date="2026-04-19T19:36:55Z">
              <w:r>
                <w:rPr>
                  <w:rFonts w:hint="default" w:ascii="宋体" w:hAnsi="宋体" w:eastAsia="宋体" w:cs="宋体"/>
                  <w:b w:val="0"/>
                  <w:bCs w:val="0"/>
                  <w:i w:val="0"/>
                  <w:iCs w:val="0"/>
                  <w:sz w:val="18"/>
                  <w:szCs w:val="18"/>
                  <w:highlight w:val="none"/>
                  <w:lang w:val="en-US" w:eastAsia="zh-CN"/>
                  <w:rPrChange w:id="1472" w:author="goskii" w:date="2026-04-19T19:37:09Z">
                    <w:rPr>
                      <w:rFonts w:hint="default" w:ascii="宋体" w:hAnsi="宋体" w:eastAsia="宋体" w:cs="宋体"/>
                      <w:b w:val="0"/>
                      <w:bCs w:val="0"/>
                      <w:i w:val="0"/>
                      <w:iCs w:val="0"/>
                      <w:sz w:val="18"/>
                      <w:szCs w:val="18"/>
                      <w:lang w:val="en-US" w:eastAsia="zh-CN"/>
                    </w:rPr>
                  </w:rPrChange>
                </w:rPr>
                <w:t>评价</w:t>
              </w:r>
            </w:ins>
            <w:ins w:id="1473" w:author="goskii" w:date="2026-04-19T19:36:55Z">
              <w:r>
                <w:rPr>
                  <w:rFonts w:hint="default" w:ascii="宋体" w:hAnsi="宋体" w:eastAsia="宋体" w:cs="宋体"/>
                  <w:b w:val="0"/>
                  <w:bCs w:val="0"/>
                  <w:i w:val="0"/>
                  <w:iCs w:val="0"/>
                  <w:sz w:val="18"/>
                  <w:szCs w:val="18"/>
                  <w:lang w:val="en-US" w:eastAsia="zh-CN"/>
                </w:rPr>
                <w:t>研究的两个核心指标查全率和查准率已经不再适合当今搜索引擎的发展和搜索引擎评价实践和理论研究的需要，面对海量信息和海量检索结果，查全率作用已逐渐变小，而且查准率也逐步演化为其它的相关指标。</w:t>
              </w:r>
            </w:ins>
          </w:p>
          <w:p w14:paraId="49DA81C8">
            <w:pPr>
              <w:keepNext/>
              <w:snapToGrid w:val="0"/>
              <w:spacing w:before="40" w:after="40"/>
              <w:jc w:val="left"/>
              <w:rPr>
                <w:ins w:id="1474" w:author="goskii" w:date="2026-04-20T19:37:18Z"/>
                <w:rFonts w:hint="default" w:ascii="宋体" w:hAnsi="宋体" w:eastAsia="宋体" w:cs="宋体"/>
                <w:b w:val="0"/>
                <w:bCs w:val="0"/>
                <w:i w:val="0"/>
                <w:iCs w:val="0"/>
                <w:sz w:val="18"/>
                <w:szCs w:val="18"/>
                <w:lang w:val="en-US" w:eastAsia="zh-CN"/>
              </w:rPr>
            </w:pPr>
          </w:p>
          <w:p w14:paraId="47D69924">
            <w:pPr>
              <w:keepNext/>
              <w:snapToGrid w:val="0"/>
              <w:spacing w:before="40" w:after="40"/>
              <w:jc w:val="left"/>
              <w:rPr>
                <w:ins w:id="1475" w:author="goskii" w:date="2026-04-19T14:58:10Z"/>
                <w:rFonts w:hint="default" w:ascii="宋体" w:hAnsi="宋体" w:eastAsia="宋体" w:cs="宋体"/>
                <w:b w:val="0"/>
                <w:bCs w:val="0"/>
                <w:i w:val="0"/>
                <w:iCs w:val="0"/>
                <w:sz w:val="18"/>
                <w:szCs w:val="18"/>
                <w:lang w:val="en-US" w:eastAsia="zh-CN"/>
              </w:rPr>
            </w:pPr>
            <w:ins w:id="1476" w:author="goskii" w:date="2026-04-20T19:37:19Z">
              <w:r>
                <w:rPr>
                  <w:rFonts w:hint="eastAsia" w:cs="宋体"/>
                  <w:b w:val="0"/>
                  <w:bCs w:val="0"/>
                  <w:i w:val="0"/>
                  <w:iCs w:val="0"/>
                  <w:sz w:val="18"/>
                  <w:szCs w:val="18"/>
                  <w:lang w:val="en-US" w:eastAsia="zh-CN"/>
                </w:rPr>
                <w:t>A</w:t>
              </w:r>
            </w:ins>
            <w:ins w:id="1477" w:author="goskii" w:date="2026-04-20T19:37:20Z">
              <w:r>
                <w:rPr>
                  <w:rFonts w:hint="eastAsia" w:cs="宋体"/>
                  <w:b w:val="0"/>
                  <w:bCs w:val="0"/>
                  <w:i w:val="0"/>
                  <w:iCs w:val="0"/>
                  <w:sz w:val="18"/>
                  <w:szCs w:val="18"/>
                  <w:lang w:val="en-US" w:eastAsia="zh-CN"/>
                </w:rPr>
                <w:t>：</w:t>
              </w:r>
            </w:ins>
            <w:ins w:id="1478" w:author="goskii" w:date="2026-04-20T19:37:22Z">
              <w:r>
                <w:rPr>
                  <w:rFonts w:hint="eastAsia" w:cs="宋体"/>
                  <w:b w:val="0"/>
                  <w:bCs w:val="0"/>
                  <w:i w:val="0"/>
                  <w:iCs w:val="0"/>
                  <w:sz w:val="18"/>
                  <w:szCs w:val="18"/>
                  <w:lang w:val="en-US" w:eastAsia="zh-CN"/>
                </w:rPr>
                <w:t>早起</w:t>
              </w:r>
            </w:ins>
            <w:ins w:id="1479" w:author="goskii" w:date="2026-04-20T19:37:23Z">
              <w:r>
                <w:rPr>
                  <w:rFonts w:hint="eastAsia" w:cs="宋体"/>
                  <w:b w:val="0"/>
                  <w:bCs w:val="0"/>
                  <w:i w:val="0"/>
                  <w:iCs w:val="0"/>
                  <w:sz w:val="18"/>
                  <w:szCs w:val="18"/>
                  <w:lang w:val="en-US" w:eastAsia="zh-CN"/>
                </w:rPr>
                <w:t>的</w:t>
              </w:r>
            </w:ins>
            <w:ins w:id="1480" w:author="goskii" w:date="2026-04-20T19:37:25Z">
              <w:r>
                <w:rPr>
                  <w:rFonts w:hint="eastAsia" w:cs="宋体"/>
                  <w:b w:val="0"/>
                  <w:bCs w:val="0"/>
                  <w:i w:val="0"/>
                  <w:iCs w:val="0"/>
                  <w:sz w:val="18"/>
                  <w:szCs w:val="18"/>
                  <w:lang w:val="en-US" w:eastAsia="zh-CN"/>
                </w:rPr>
                <w:t>搜索引擎</w:t>
              </w:r>
            </w:ins>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Change w:id="1481" w:author="goskii" w:date="2026-04-19T17:35:38Z">
              <w:tcPr>
                <w:tcW w:w="592" w:type="pct"/>
                <w:gridSpan w:val="3"/>
                <w:tcBorders>
                  <w:top w:val="nil"/>
                  <w:left w:val="nil"/>
                  <w:bottom w:val="nil"/>
                  <w:right w:val="nil"/>
                </w:tcBorders>
                <w:shd w:val="clear" w:color="auto" w:fill="EBF1DE" w:themeFill="accent3" w:themeFillTint="32"/>
                <w:noWrap w:val="0"/>
                <w:tcMar>
                  <w:top w:w="60" w:type="dxa"/>
                  <w:left w:w="80" w:type="dxa"/>
                  <w:bottom w:w="60" w:type="dxa"/>
                  <w:right w:w="80" w:type="dxa"/>
                </w:tcMar>
                <w:vAlign w:val="top"/>
              </w:tcPr>
            </w:tcPrChange>
          </w:tcPr>
          <w:p w14:paraId="224248E4">
            <w:pPr>
              <w:keepNext/>
              <w:snapToGrid w:val="0"/>
              <w:spacing w:before="40" w:after="40"/>
              <w:jc w:val="left"/>
              <w:rPr>
                <w:ins w:id="1482" w:author="goskii" w:date="2026-04-19T14:58:10Z"/>
                <w:rFonts w:ascii="宋体" w:hAnsi="宋体" w:eastAsia="宋体" w:cs="宋体"/>
                <w:b w:val="0"/>
                <w:bCs w:val="0"/>
                <w:i w:val="0"/>
                <w:iCs w:val="0"/>
                <w:sz w:val="18"/>
                <w:szCs w:val="18"/>
              </w:rPr>
            </w:pPr>
            <w:ins w:id="1483" w:author="goskii" w:date="2026-04-19T19:37:18Z">
              <w:r>
                <w:rPr>
                  <w:rFonts w:ascii="宋体" w:hAnsi="宋体" w:eastAsia="宋体" w:cs="宋体"/>
                  <w:b w:val="0"/>
                  <w:bCs w:val="0"/>
                  <w:i w:val="0"/>
                  <w:iCs w:val="0"/>
                  <w:sz w:val="18"/>
                  <w:szCs w:val="18"/>
                </w:rPr>
                <w:t>《国外搜索引擎评价研究综述》</w:t>
              </w:r>
            </w:ins>
          </w:p>
        </w:tc>
      </w:tr>
      <w:tr w14:paraId="53628C23">
        <w:tblPrEx>
          <w:tblPrExChange w:id="1485" w:author="goskii" w:date="2026-04-19T17:35:38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wAfter w:w="0" w:type="auto"/>
          <w:trHeight w:val="0" w:hRule="atLeast"/>
          <w:jc w:val="center"/>
          <w:ins w:id="1484" w:author="goskii" w:date="2026-04-19T17:09:56Z"/>
          <w:trPrChange w:id="1485" w:author="goskii" w:date="2026-04-19T17:35:38Z">
            <w:trPr>
              <w:gridBefore w:val="1"/>
              <w:gridAfter w:val="1"/>
              <w:wBefore w:w="70" w:type="dxa"/>
              <w:wAfter w:w="140" w:type="dxa"/>
              <w:trHeight w:val="0" w:hRule="atLeast"/>
              <w:jc w:val="center"/>
            </w:trPr>
          </w:trPrChange>
        </w:trPr>
        <w:tc>
          <w:tcPr>
            <w:tcW w:w="225" w:type="pct"/>
            <w:tcBorders>
              <w:top w:val="nil"/>
              <w:left w:val="nil"/>
              <w:bottom w:val="nil"/>
              <w:right w:val="nil"/>
            </w:tcBorders>
            <w:noWrap w:val="0"/>
            <w:tcMar>
              <w:top w:w="60" w:type="dxa"/>
              <w:left w:w="80" w:type="dxa"/>
              <w:bottom w:w="60" w:type="dxa"/>
              <w:right w:w="80" w:type="dxa"/>
            </w:tcMar>
            <w:vAlign w:val="top"/>
            <w:tcPrChange w:id="1486" w:author="goskii" w:date="2026-04-19T17:35:38Z">
              <w:tcPr>
                <w:tcW w:w="225" w:type="pct"/>
                <w:gridSpan w:val="4"/>
                <w:tcBorders>
                  <w:top w:val="nil"/>
                  <w:left w:val="nil"/>
                  <w:bottom w:val="nil"/>
                  <w:right w:val="nil"/>
                </w:tcBorders>
                <w:noWrap w:val="0"/>
                <w:tcMar>
                  <w:top w:w="60" w:type="dxa"/>
                  <w:left w:w="80" w:type="dxa"/>
                  <w:bottom w:w="60" w:type="dxa"/>
                  <w:right w:w="80" w:type="dxa"/>
                </w:tcMar>
                <w:vAlign w:val="top"/>
              </w:tcPr>
            </w:tcPrChange>
          </w:tcPr>
          <w:p w14:paraId="0725E731">
            <w:pPr>
              <w:keepNext/>
              <w:snapToGrid w:val="0"/>
              <w:spacing w:before="40" w:after="40"/>
              <w:jc w:val="center"/>
              <w:rPr>
                <w:ins w:id="1487" w:author="goskii" w:date="2026-04-19T17:09:56Z"/>
                <w:rFonts w:ascii="宋体" w:hAnsi="宋体" w:eastAsia="宋体" w:cs="宋体"/>
                <w:b/>
                <w:bCs/>
                <w:i w:val="0"/>
                <w:iCs w:val="0"/>
                <w:sz w:val="18"/>
                <w:szCs w:val="18"/>
              </w:rPr>
            </w:pPr>
          </w:p>
        </w:tc>
        <w:tc>
          <w:tcPr>
            <w:tcW w:w="613" w:type="pct"/>
            <w:tcBorders>
              <w:top w:val="nil"/>
              <w:left w:val="nil"/>
              <w:bottom w:val="nil"/>
              <w:right w:val="nil"/>
            </w:tcBorders>
            <w:shd w:val="clear" w:color="auto" w:fill="auto"/>
            <w:noWrap w:val="0"/>
            <w:tcMar>
              <w:top w:w="60" w:type="dxa"/>
              <w:left w:w="80" w:type="dxa"/>
              <w:bottom w:w="60" w:type="dxa"/>
              <w:right w:w="80" w:type="dxa"/>
            </w:tcMar>
            <w:vAlign w:val="top"/>
            <w:tcPrChange w:id="1488" w:author="goskii" w:date="2026-04-19T17:35:38Z">
              <w:tcPr>
                <w:tcW w:w="613" w:type="pct"/>
                <w:gridSpan w:val="2"/>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6D5871E0">
            <w:pPr>
              <w:keepNext/>
              <w:snapToGrid w:val="0"/>
              <w:spacing w:before="40" w:after="40"/>
              <w:jc w:val="left"/>
              <w:rPr>
                <w:ins w:id="1489" w:author="goskii" w:date="2026-04-19T17:09:56Z"/>
                <w:rFonts w:hint="eastAsia" w:ascii="宋体" w:hAnsi="宋体" w:eastAsia="宋体" w:cs="宋体"/>
                <w:b w:val="0"/>
                <w:bCs w:val="0"/>
                <w:i w:val="0"/>
                <w:iCs w:val="0"/>
                <w:sz w:val="18"/>
                <w:szCs w:val="18"/>
              </w:rPr>
            </w:pPr>
            <w:ins w:id="1490" w:author="goskii" w:date="2026-04-19T17:10:15Z">
              <w:r>
                <w:rPr>
                  <w:rFonts w:hint="eastAsia" w:ascii="宋体" w:hAnsi="宋体" w:eastAsia="宋体" w:cs="宋体"/>
                  <w:b w:val="0"/>
                  <w:bCs w:val="0"/>
                  <w:i w:val="0"/>
                  <w:iCs w:val="0"/>
                  <w:sz w:val="18"/>
                  <w:szCs w:val="18"/>
                </w:rPr>
                <w:t>conference_meeting</w:t>
              </w:r>
            </w:ins>
          </w:p>
        </w:tc>
        <w:tc>
          <w:tcPr>
            <w:tcW w:w="407" w:type="pct"/>
            <w:tcBorders>
              <w:top w:val="nil"/>
              <w:left w:val="nil"/>
              <w:bottom w:val="nil"/>
              <w:right w:val="nil"/>
            </w:tcBorders>
            <w:shd w:val="clear" w:color="auto" w:fill="auto"/>
            <w:noWrap w:val="0"/>
            <w:tcMar>
              <w:top w:w="60" w:type="dxa"/>
              <w:left w:w="80" w:type="dxa"/>
              <w:bottom w:w="60" w:type="dxa"/>
              <w:right w:w="80" w:type="dxa"/>
            </w:tcMar>
            <w:vAlign w:val="top"/>
            <w:tcPrChange w:id="1491" w:author="goskii" w:date="2026-04-19T17:35:38Z">
              <w:tcPr>
                <w:tcW w:w="407"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4BF2B0C9">
            <w:pPr>
              <w:keepNext/>
              <w:snapToGrid w:val="0"/>
              <w:spacing w:before="40" w:after="40"/>
              <w:jc w:val="left"/>
              <w:rPr>
                <w:ins w:id="1492" w:author="goskii" w:date="2026-04-19T17:09:56Z"/>
                <w:rFonts w:ascii="宋体" w:hAnsi="宋体" w:eastAsia="宋体" w:cs="宋体"/>
                <w:b w:val="0"/>
                <w:bCs w:val="0"/>
                <w:i w:val="0"/>
                <w:iCs w:val="0"/>
                <w:sz w:val="18"/>
                <w:szCs w:val="18"/>
              </w:rPr>
            </w:pPr>
            <w:ins w:id="1493" w:author="goskii" w:date="2026-04-19T17:34:17Z">
              <w:r>
                <w:rPr>
                  <w:rFonts w:ascii="宋体" w:hAnsi="宋体" w:eastAsia="宋体" w:cs="宋体"/>
                  <w:b w:val="0"/>
                  <w:bCs w:val="0"/>
                  <w:i w:val="0"/>
                  <w:iCs w:val="0"/>
                  <w:sz w:val="18"/>
                  <w:szCs w:val="18"/>
                </w:rPr>
                <w:t>Event</w:t>
              </w:r>
            </w:ins>
          </w:p>
        </w:tc>
        <w:tc>
          <w:tcPr>
            <w:tcW w:w="240" w:type="pct"/>
            <w:tcBorders>
              <w:top w:val="nil"/>
              <w:left w:val="nil"/>
              <w:bottom w:val="nil"/>
              <w:right w:val="nil"/>
            </w:tcBorders>
            <w:shd w:val="clear" w:color="auto" w:fill="auto"/>
            <w:noWrap w:val="0"/>
            <w:tcMar>
              <w:top w:w="60" w:type="dxa"/>
              <w:left w:w="80" w:type="dxa"/>
              <w:bottom w:w="60" w:type="dxa"/>
              <w:right w:w="80" w:type="dxa"/>
            </w:tcMar>
            <w:vAlign w:val="top"/>
            <w:tcPrChange w:id="1494" w:author="goskii" w:date="2026-04-19T17:35:38Z">
              <w:tcPr>
                <w:tcW w:w="240"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6132D995">
            <w:pPr>
              <w:keepNext/>
              <w:snapToGrid w:val="0"/>
              <w:spacing w:before="40" w:after="40"/>
              <w:jc w:val="left"/>
              <w:rPr>
                <w:ins w:id="1495" w:author="goskii" w:date="2026-04-19T17:09:56Z"/>
                <w:rFonts w:hint="eastAsia" w:ascii="宋体" w:hAnsi="宋体" w:eastAsia="宋体" w:cs="宋体"/>
                <w:b/>
                <w:bCs/>
                <w:i w:val="0"/>
                <w:iCs w:val="0"/>
                <w:sz w:val="18"/>
                <w:szCs w:val="18"/>
                <w:lang w:val="en-US" w:eastAsia="zh-CN"/>
              </w:rPr>
            </w:pPr>
            <w:ins w:id="1496" w:author="goskii" w:date="2026-04-19T18:48:08Z">
              <w:r>
                <w:rPr>
                  <w:rFonts w:hint="eastAsia" w:cs="宋体"/>
                  <w:b/>
                  <w:bCs/>
                  <w:i w:val="0"/>
                  <w:iCs w:val="0"/>
                  <w:sz w:val="18"/>
                  <w:szCs w:val="18"/>
                  <w:lang w:val="en-US" w:eastAsia="zh-CN"/>
                </w:rPr>
                <w:t>学术会议</w:t>
              </w:r>
            </w:ins>
          </w:p>
        </w:tc>
        <w:tc>
          <w:tcPr>
            <w:tcW w:w="498" w:type="pct"/>
            <w:tcBorders>
              <w:top w:val="nil"/>
              <w:left w:val="nil"/>
              <w:bottom w:val="nil"/>
              <w:right w:val="nil"/>
            </w:tcBorders>
            <w:shd w:val="clear" w:color="auto" w:fill="auto"/>
            <w:noWrap w:val="0"/>
            <w:tcMar>
              <w:top w:w="60" w:type="dxa"/>
              <w:left w:w="80" w:type="dxa"/>
              <w:bottom w:w="60" w:type="dxa"/>
              <w:right w:w="80" w:type="dxa"/>
            </w:tcMar>
            <w:vAlign w:val="top"/>
            <w:tcPrChange w:id="1497" w:author="goskii" w:date="2026-04-19T17:35:38Z">
              <w:tcPr>
                <w:tcW w:w="498"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2E2457F6">
            <w:pPr>
              <w:keepNext/>
              <w:snapToGrid w:val="0"/>
              <w:spacing w:before="40" w:after="40"/>
              <w:jc w:val="left"/>
              <w:rPr>
                <w:ins w:id="1498" w:author="goskii" w:date="2026-04-19T17:09:56Z"/>
                <w:rFonts w:ascii="宋体" w:hAnsi="宋体" w:eastAsia="宋体" w:cs="宋体"/>
                <w:b w:val="0"/>
                <w:bCs w:val="0"/>
                <w:i w:val="0"/>
                <w:iCs w:val="0"/>
                <w:sz w:val="18"/>
                <w:szCs w:val="18"/>
              </w:rPr>
            </w:pPr>
            <w:ins w:id="1499" w:author="goskii" w:date="2026-04-19T17:33:20Z">
              <w:r>
                <w:rPr>
                  <w:rFonts w:ascii="宋体" w:hAnsi="宋体" w:eastAsia="宋体" w:cs="宋体"/>
                  <w:b w:val="0"/>
                  <w:bCs w:val="0"/>
                  <w:i w:val="0"/>
                  <w:iCs w:val="0"/>
                  <w:sz w:val="18"/>
                  <w:szCs w:val="18"/>
                </w:rPr>
                <w:t>具体召开的学术会议、研讨会、论坛作为一次性学术事件。</w:t>
              </w:r>
            </w:ins>
          </w:p>
        </w:tc>
        <w:tc>
          <w:tcPr>
            <w:tcW w:w="1239" w:type="pct"/>
            <w:tcBorders>
              <w:top w:val="nil"/>
              <w:left w:val="nil"/>
              <w:bottom w:val="nil"/>
              <w:right w:val="nil"/>
            </w:tcBorders>
            <w:shd w:val="clear" w:color="auto" w:fill="auto"/>
            <w:noWrap w:val="0"/>
            <w:tcMar>
              <w:top w:w="60" w:type="dxa"/>
              <w:left w:w="80" w:type="dxa"/>
              <w:bottom w:w="60" w:type="dxa"/>
              <w:right w:w="80" w:type="dxa"/>
            </w:tcMar>
            <w:vAlign w:val="top"/>
            <w:tcPrChange w:id="1500" w:author="goskii" w:date="2026-04-19T17:35:38Z">
              <w:tcPr>
                <w:tcW w:w="1239"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3B77CDEC">
            <w:pPr>
              <w:keepNext/>
              <w:snapToGrid w:val="0"/>
              <w:spacing w:before="40" w:after="40"/>
              <w:jc w:val="left"/>
              <w:rPr>
                <w:ins w:id="1501" w:author="goskii" w:date="2026-04-19T17:09:56Z"/>
                <w:rFonts w:hint="eastAsia" w:ascii="宋体" w:hAnsi="宋体" w:eastAsia="宋体" w:cs="宋体"/>
                <w:b w:val="0"/>
                <w:bCs w:val="0"/>
                <w:i w:val="0"/>
                <w:iCs w:val="0"/>
                <w:sz w:val="18"/>
                <w:szCs w:val="18"/>
              </w:rPr>
            </w:pPr>
            <w:ins w:id="1502" w:author="goskii" w:date="2026-04-19T17:33:42Z">
              <w:r>
                <w:rPr>
                  <w:rFonts w:hint="eastAsia" w:ascii="宋体" w:hAnsi="宋体" w:eastAsia="宋体" w:cs="宋体"/>
                  <w:b w:val="0"/>
                  <w:bCs w:val="0"/>
                  <w:i w:val="0"/>
                  <w:iCs w:val="0"/>
                  <w:sz w:val="18"/>
                  <w:szCs w:val="18"/>
                </w:rPr>
                <w:t>vs conference_paper(Artifact): conference_paper 是会议论文制品,conference_meeting 是会议召开本身</w:t>
              </w:r>
            </w:ins>
          </w:p>
        </w:tc>
        <w:tc>
          <w:tcPr>
            <w:tcW w:w="1182" w:type="pct"/>
            <w:tcBorders>
              <w:top w:val="nil"/>
              <w:left w:val="nil"/>
              <w:bottom w:val="nil"/>
              <w:right w:val="nil"/>
            </w:tcBorders>
            <w:shd w:val="clear" w:color="auto" w:fill="auto"/>
            <w:noWrap w:val="0"/>
            <w:tcMar>
              <w:top w:w="60" w:type="dxa"/>
              <w:left w:w="80" w:type="dxa"/>
              <w:bottom w:w="60" w:type="dxa"/>
              <w:right w:w="80" w:type="dxa"/>
            </w:tcMar>
            <w:vAlign w:val="top"/>
            <w:tcPrChange w:id="1503" w:author="goskii" w:date="2026-04-19T17:35:38Z">
              <w:tcPr>
                <w:tcW w:w="1182"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33432AE9">
            <w:pPr>
              <w:keepNext/>
              <w:snapToGrid w:val="0"/>
              <w:spacing w:before="40" w:after="40"/>
              <w:jc w:val="left"/>
              <w:rPr>
                <w:ins w:id="1504" w:author="goskii" w:date="2026-04-19T18:51:47Z"/>
                <w:rFonts w:hint="eastAsia" w:ascii="宋体" w:hAnsi="宋体" w:eastAsia="宋体" w:cs="宋体"/>
                <w:sz w:val="18"/>
                <w:szCs w:val="18"/>
              </w:rPr>
            </w:pPr>
            <w:ins w:id="1505" w:author="goskii" w:date="2026-04-19T18:51:14Z">
              <w:r>
                <w:rPr>
                  <w:rFonts w:hint="eastAsia" w:ascii="宋体" w:hAnsi="宋体" w:eastAsia="宋体" w:cs="宋体"/>
                  <w:sz w:val="18"/>
                  <w:szCs w:val="18"/>
                  <w:rPrChange w:id="1506" w:author="goskii" w:date="2026-04-19T18:51:19Z">
                    <w:rPr>
                      <w:rFonts w:ascii="宋体" w:hAnsi="宋体" w:eastAsia="宋体" w:cs="宋体"/>
                      <w:sz w:val="24"/>
                      <w:szCs w:val="24"/>
                    </w:rPr>
                  </w:rPrChange>
                </w:rPr>
                <w:t>本次会议在2018年第一次全国灰色文献年会的基础上,从方法论的高度对灰色文献开发利用和智库服务进行了深入探讨,对于我国图书馆灰色文献开发利用工作具有积极引领作用。</w:t>
              </w:r>
            </w:ins>
          </w:p>
          <w:p w14:paraId="0134BA9B">
            <w:pPr>
              <w:keepNext/>
              <w:snapToGrid w:val="0"/>
              <w:spacing w:before="40" w:after="40"/>
              <w:jc w:val="left"/>
              <w:rPr>
                <w:ins w:id="1507" w:author="goskii" w:date="2026-04-19T18:51:48Z"/>
                <w:rFonts w:hint="eastAsia" w:ascii="宋体" w:hAnsi="宋体" w:eastAsia="宋体" w:cs="宋体"/>
                <w:sz w:val="18"/>
                <w:szCs w:val="18"/>
              </w:rPr>
            </w:pPr>
          </w:p>
          <w:p w14:paraId="603D6CD5">
            <w:pPr>
              <w:keepNext/>
              <w:snapToGrid w:val="0"/>
              <w:spacing w:before="40" w:after="40"/>
              <w:jc w:val="left"/>
              <w:rPr>
                <w:ins w:id="1508" w:author="goskii" w:date="2026-04-19T17:09:56Z"/>
                <w:rFonts w:hint="eastAsia" w:ascii="宋体" w:hAnsi="宋体" w:eastAsia="宋体" w:cs="宋体"/>
                <w:sz w:val="18"/>
                <w:szCs w:val="18"/>
                <w:lang w:val="en-US" w:eastAsia="zh-CN"/>
              </w:rPr>
            </w:pPr>
            <w:ins w:id="1509" w:author="goskii" w:date="2026-04-19T18:51:53Z">
              <w:r>
                <w:rPr>
                  <w:rFonts w:hint="eastAsia" w:cs="宋体"/>
                  <w:sz w:val="18"/>
                  <w:szCs w:val="18"/>
                  <w:lang w:val="en-US" w:eastAsia="zh-CN"/>
                </w:rPr>
                <w:t>A</w:t>
              </w:r>
            </w:ins>
            <w:ins w:id="1510" w:author="goskii" w:date="2026-04-19T18:51:54Z">
              <w:r>
                <w:rPr>
                  <w:rFonts w:hint="eastAsia" w:cs="宋体"/>
                  <w:sz w:val="18"/>
                  <w:szCs w:val="18"/>
                  <w:lang w:val="en-US" w:eastAsia="zh-CN"/>
                </w:rPr>
                <w:t>：</w:t>
              </w:r>
            </w:ins>
            <w:ins w:id="1511" w:author="goskii" w:date="2026-04-19T18:52:01Z">
              <w:r>
                <w:rPr>
                  <w:rFonts w:hint="eastAsia" w:ascii="宋体" w:hAnsi="宋体" w:eastAsia="宋体" w:cs="宋体"/>
                  <w:sz w:val="18"/>
                  <w:szCs w:val="18"/>
                </w:rPr>
                <w:t>第二届全国灰色文献年会</w:t>
              </w:r>
            </w:ins>
          </w:p>
        </w:tc>
        <w:tc>
          <w:tcPr>
            <w:tcW w:w="592" w:type="pct"/>
            <w:tcBorders>
              <w:top w:val="nil"/>
              <w:left w:val="nil"/>
              <w:bottom w:val="nil"/>
              <w:right w:val="nil"/>
            </w:tcBorders>
            <w:shd w:val="clear" w:color="auto" w:fill="auto"/>
            <w:noWrap w:val="0"/>
            <w:tcMar>
              <w:top w:w="60" w:type="dxa"/>
              <w:left w:w="80" w:type="dxa"/>
              <w:bottom w:w="60" w:type="dxa"/>
              <w:right w:w="80" w:type="dxa"/>
            </w:tcMar>
            <w:vAlign w:val="top"/>
            <w:tcPrChange w:id="1512" w:author="goskii" w:date="2026-04-19T17:35:38Z">
              <w:tcPr>
                <w:tcW w:w="592" w:type="pct"/>
                <w:gridSpan w:val="3"/>
                <w:tcBorders>
                  <w:top w:val="nil"/>
                  <w:left w:val="nil"/>
                  <w:bottom w:val="nil"/>
                  <w:right w:val="nil"/>
                </w:tcBorders>
                <w:shd w:val="clear" w:color="auto" w:fill="F2DCDC" w:themeFill="accent2" w:themeFillTint="32"/>
                <w:noWrap w:val="0"/>
                <w:tcMar>
                  <w:top w:w="60" w:type="dxa"/>
                  <w:left w:w="80" w:type="dxa"/>
                  <w:bottom w:w="60" w:type="dxa"/>
                  <w:right w:w="80" w:type="dxa"/>
                </w:tcMar>
                <w:vAlign w:val="top"/>
              </w:tcPr>
            </w:tcPrChange>
          </w:tcPr>
          <w:p w14:paraId="63141EED">
            <w:pPr>
              <w:keepNext/>
              <w:snapToGrid w:val="0"/>
              <w:spacing w:before="40" w:after="40"/>
              <w:jc w:val="left"/>
              <w:rPr>
                <w:ins w:id="1513" w:author="goskii" w:date="2026-04-19T17:09:56Z"/>
                <w:rFonts w:ascii="宋体" w:hAnsi="宋体" w:eastAsia="宋体" w:cs="宋体"/>
                <w:b w:val="0"/>
                <w:bCs w:val="0"/>
                <w:i w:val="0"/>
                <w:iCs w:val="0"/>
                <w:sz w:val="18"/>
                <w:szCs w:val="18"/>
              </w:rPr>
            </w:pPr>
            <w:ins w:id="1514" w:author="goskii" w:date="2026-04-19T18:51:32Z">
              <w:r>
                <w:rPr>
                  <w:rFonts w:hint="eastAsia" w:ascii="宋体" w:hAnsi="宋体" w:eastAsia="宋体" w:cs="宋体"/>
                  <w:sz w:val="18"/>
                  <w:szCs w:val="18"/>
                  <w:rPrChange w:id="1515" w:author="goskii" w:date="2026-04-19T18:51:36Z">
                    <w:rPr>
                      <w:rFonts w:ascii="宋体" w:hAnsi="宋体" w:eastAsia="宋体" w:cs="宋体"/>
                      <w:sz w:val="24"/>
                      <w:szCs w:val="24"/>
                    </w:rPr>
                  </w:rPrChange>
                </w:rPr>
                <w:t>《第二届全国灰色文献年会综述》</w:t>
              </w:r>
            </w:ins>
          </w:p>
        </w:tc>
      </w:tr>
      <w:tr w14:paraId="15E93E21">
        <w:tblPrEx>
          <w:tblPrExChange w:id="1516" w:author="goskii" w:date="2026-04-17T15:11:27Z">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blPrExChange>
        </w:tblPrEx>
        <w:trPr>
          <w:wBefore w:w="0" w:type="auto"/>
          <w:trHeight w:val="0" w:hRule="atLeast"/>
          <w:jc w:val="center"/>
          <w:trPrChange w:id="1516" w:author="goskii" w:date="2026-04-17T15:11:27Z">
            <w:trPr>
              <w:gridBefore w:val="2"/>
              <w:wBefore w:w="70" w:type="dxa"/>
              <w:trHeight w:val="0" w:hRule="atLeast"/>
              <w:jc w:val="center"/>
            </w:trPr>
          </w:trPrChange>
        </w:trPr>
        <w:tc>
          <w:tcPr>
            <w:tcW w:w="225" w:type="pct"/>
            <w:tcBorders>
              <w:top w:val="nil"/>
              <w:left w:val="nil"/>
              <w:bottom w:val="single" w:color="999999" w:sz="12" w:space="0"/>
              <w:right w:val="nil"/>
            </w:tcBorders>
            <w:noWrap w:val="0"/>
            <w:tcMar>
              <w:top w:w="60" w:type="dxa"/>
              <w:left w:w="80" w:type="dxa"/>
              <w:bottom w:w="60" w:type="dxa"/>
              <w:right w:w="80" w:type="dxa"/>
            </w:tcMar>
            <w:vAlign w:val="top"/>
            <w:tcPrChange w:id="1517" w:author="goskii" w:date="2026-04-17T15:11:27Z">
              <w:tcPr>
                <w:tcW w:w="155" w:type="pct"/>
                <w:gridSpan w:val="2"/>
                <w:tcBorders>
                  <w:top w:val="nil"/>
                  <w:left w:val="nil"/>
                  <w:bottom w:val="single" w:color="999999" w:sz="12" w:space="0"/>
                  <w:right w:val="nil"/>
                </w:tcBorders>
                <w:noWrap w:val="0"/>
                <w:tcMar>
                  <w:top w:w="60" w:type="dxa"/>
                  <w:left w:w="80" w:type="dxa"/>
                  <w:bottom w:w="60" w:type="dxa"/>
                  <w:right w:w="80" w:type="dxa"/>
                </w:tcMar>
                <w:vAlign w:val="top"/>
              </w:tcPr>
            </w:tcPrChange>
          </w:tcPr>
          <w:p w14:paraId="5277315A">
            <w:pPr>
              <w:keepNext/>
              <w:snapToGrid w:val="0"/>
              <w:spacing w:before="40" w:after="40"/>
              <w:jc w:val="center"/>
            </w:pPr>
            <w:r>
              <w:rPr>
                <w:rFonts w:ascii="宋体" w:hAnsi="宋体" w:eastAsia="宋体" w:cs="宋体"/>
                <w:b/>
                <w:bCs/>
                <w:i w:val="0"/>
                <w:iCs w:val="0"/>
                <w:sz w:val="18"/>
                <w:szCs w:val="18"/>
              </w:rPr>
              <w:t>原有</w:t>
            </w:r>
          </w:p>
        </w:tc>
        <w:tc>
          <w:tcPr>
            <w:tcW w:w="613" w:type="pct"/>
            <w:tcBorders>
              <w:top w:val="nil"/>
              <w:left w:val="nil"/>
              <w:bottom w:val="single" w:color="999999" w:sz="12" w:space="0"/>
              <w:right w:val="nil"/>
            </w:tcBorders>
            <w:noWrap w:val="0"/>
            <w:tcMar>
              <w:top w:w="60" w:type="dxa"/>
              <w:left w:w="80" w:type="dxa"/>
              <w:bottom w:w="60" w:type="dxa"/>
              <w:right w:w="80" w:type="dxa"/>
            </w:tcMar>
            <w:vAlign w:val="top"/>
            <w:tcPrChange w:id="1518" w:author="goskii" w:date="2026-04-17T15:11:27Z">
              <w:tcPr>
                <w:tcW w:w="682" w:type="pct"/>
                <w:gridSpan w:val="4"/>
                <w:tcBorders>
                  <w:top w:val="nil"/>
                  <w:left w:val="nil"/>
                  <w:bottom w:val="single" w:color="999999" w:sz="12" w:space="0"/>
                  <w:right w:val="nil"/>
                </w:tcBorders>
                <w:noWrap w:val="0"/>
                <w:tcMar>
                  <w:top w:w="60" w:type="dxa"/>
                  <w:left w:w="80" w:type="dxa"/>
                  <w:bottom w:w="60" w:type="dxa"/>
                  <w:right w:w="80" w:type="dxa"/>
                </w:tcMar>
                <w:vAlign w:val="top"/>
              </w:tcPr>
            </w:tcPrChange>
          </w:tcPr>
          <w:p w14:paraId="74426768">
            <w:pPr>
              <w:keepNext/>
              <w:snapToGrid w:val="0"/>
              <w:spacing w:before="40" w:after="40"/>
              <w:jc w:val="left"/>
            </w:pPr>
            <w:r>
              <w:rPr>
                <w:rFonts w:ascii="宋体" w:hAnsi="宋体" w:eastAsia="宋体" w:cs="宋体"/>
                <w:b w:val="0"/>
                <w:bCs w:val="0"/>
                <w:i w:val="0"/>
                <w:iCs w:val="0"/>
                <w:sz w:val="18"/>
                <w:szCs w:val="18"/>
              </w:rPr>
              <w:t>other</w:t>
            </w:r>
          </w:p>
        </w:tc>
        <w:tc>
          <w:tcPr>
            <w:tcW w:w="407" w:type="pct"/>
            <w:tcBorders>
              <w:top w:val="nil"/>
              <w:left w:val="nil"/>
              <w:bottom w:val="single" w:color="999999" w:sz="12" w:space="0"/>
              <w:right w:val="nil"/>
            </w:tcBorders>
            <w:noWrap w:val="0"/>
            <w:tcMar>
              <w:top w:w="60" w:type="dxa"/>
              <w:left w:w="80" w:type="dxa"/>
              <w:bottom w:w="60" w:type="dxa"/>
              <w:right w:w="80" w:type="dxa"/>
            </w:tcMar>
            <w:vAlign w:val="top"/>
            <w:tcPrChange w:id="1519" w:author="goskii" w:date="2026-04-17T15:11:27Z">
              <w:tcPr>
                <w:tcW w:w="407" w:type="pct"/>
                <w:gridSpan w:val="3"/>
                <w:tcBorders>
                  <w:top w:val="nil"/>
                  <w:left w:val="nil"/>
                  <w:bottom w:val="single" w:color="999999" w:sz="12" w:space="0"/>
                  <w:right w:val="nil"/>
                </w:tcBorders>
                <w:noWrap w:val="0"/>
                <w:tcMar>
                  <w:top w:w="60" w:type="dxa"/>
                  <w:left w:w="80" w:type="dxa"/>
                  <w:bottom w:w="60" w:type="dxa"/>
                  <w:right w:w="80" w:type="dxa"/>
                </w:tcMar>
                <w:vAlign w:val="top"/>
              </w:tcPr>
            </w:tcPrChange>
          </w:tcPr>
          <w:p w14:paraId="1662601C">
            <w:pPr>
              <w:keepNext/>
              <w:snapToGrid w:val="0"/>
              <w:spacing w:before="40" w:after="40"/>
              <w:jc w:val="left"/>
            </w:pPr>
            <w:r>
              <w:rPr>
                <w:rFonts w:ascii="宋体" w:hAnsi="宋体" w:eastAsia="宋体" w:cs="宋体"/>
                <w:b w:val="0"/>
                <w:bCs w:val="0"/>
                <w:i w:val="0"/>
                <w:iCs w:val="0"/>
                <w:sz w:val="18"/>
                <w:szCs w:val="18"/>
              </w:rPr>
              <w:t>—</w:t>
            </w:r>
          </w:p>
        </w:tc>
        <w:tc>
          <w:tcPr>
            <w:tcW w:w="240" w:type="pct"/>
            <w:tcBorders>
              <w:top w:val="nil"/>
              <w:left w:val="nil"/>
              <w:bottom w:val="single" w:color="999999" w:sz="12" w:space="0"/>
              <w:right w:val="nil"/>
            </w:tcBorders>
            <w:noWrap w:val="0"/>
            <w:tcMar>
              <w:top w:w="60" w:type="dxa"/>
              <w:left w:w="80" w:type="dxa"/>
              <w:bottom w:w="60" w:type="dxa"/>
              <w:right w:w="80" w:type="dxa"/>
            </w:tcMar>
            <w:vAlign w:val="top"/>
            <w:tcPrChange w:id="1520" w:author="goskii" w:date="2026-04-17T15:11:27Z">
              <w:tcPr>
                <w:tcW w:w="240" w:type="pct"/>
                <w:gridSpan w:val="3"/>
                <w:tcBorders>
                  <w:top w:val="nil"/>
                  <w:left w:val="nil"/>
                  <w:bottom w:val="single" w:color="999999" w:sz="12" w:space="0"/>
                  <w:right w:val="nil"/>
                </w:tcBorders>
                <w:noWrap w:val="0"/>
                <w:tcMar>
                  <w:top w:w="60" w:type="dxa"/>
                  <w:left w:w="80" w:type="dxa"/>
                  <w:bottom w:w="60" w:type="dxa"/>
                  <w:right w:w="80" w:type="dxa"/>
                </w:tcMar>
                <w:vAlign w:val="top"/>
              </w:tcPr>
            </w:tcPrChange>
          </w:tcPr>
          <w:p w14:paraId="79FDE104">
            <w:pPr>
              <w:keepNext/>
              <w:snapToGrid w:val="0"/>
              <w:spacing w:before="40" w:after="40"/>
              <w:jc w:val="left"/>
            </w:pPr>
            <w:r>
              <w:rPr>
                <w:rFonts w:ascii="宋体" w:hAnsi="宋体" w:eastAsia="宋体" w:cs="宋体"/>
                <w:b/>
                <w:bCs/>
                <w:i w:val="0"/>
                <w:iCs w:val="0"/>
                <w:sz w:val="18"/>
                <w:szCs w:val="18"/>
              </w:rPr>
              <w:t>其他（兜底）</w:t>
            </w:r>
          </w:p>
        </w:tc>
        <w:tc>
          <w:tcPr>
            <w:tcW w:w="498" w:type="pct"/>
            <w:tcBorders>
              <w:top w:val="nil"/>
              <w:left w:val="nil"/>
              <w:bottom w:val="single" w:color="999999" w:sz="12" w:space="0"/>
              <w:right w:val="nil"/>
            </w:tcBorders>
            <w:noWrap w:val="0"/>
            <w:tcMar>
              <w:top w:w="60" w:type="dxa"/>
              <w:left w:w="80" w:type="dxa"/>
              <w:bottom w:w="60" w:type="dxa"/>
              <w:right w:w="80" w:type="dxa"/>
            </w:tcMar>
            <w:vAlign w:val="top"/>
            <w:tcPrChange w:id="1521" w:author="goskii" w:date="2026-04-17T15:11:27Z">
              <w:tcPr>
                <w:tcW w:w="498" w:type="pct"/>
                <w:gridSpan w:val="3"/>
                <w:tcBorders>
                  <w:top w:val="nil"/>
                  <w:left w:val="nil"/>
                  <w:bottom w:val="single" w:color="999999" w:sz="12" w:space="0"/>
                  <w:right w:val="nil"/>
                </w:tcBorders>
                <w:noWrap w:val="0"/>
                <w:tcMar>
                  <w:top w:w="60" w:type="dxa"/>
                  <w:left w:w="80" w:type="dxa"/>
                  <w:bottom w:w="60" w:type="dxa"/>
                  <w:right w:w="80" w:type="dxa"/>
                </w:tcMar>
                <w:vAlign w:val="top"/>
              </w:tcPr>
            </w:tcPrChange>
          </w:tcPr>
          <w:p w14:paraId="698344EF">
            <w:pPr>
              <w:keepNext/>
              <w:snapToGrid w:val="0"/>
              <w:spacing w:before="40" w:after="40"/>
              <w:jc w:val="left"/>
            </w:pPr>
            <w:r>
              <w:rPr>
                <w:rFonts w:ascii="宋体" w:hAnsi="宋体" w:eastAsia="宋体" w:cs="宋体"/>
                <w:b w:val="0"/>
                <w:bCs w:val="0"/>
                <w:i w:val="0"/>
                <w:iCs w:val="0"/>
                <w:sz w:val="18"/>
                <w:szCs w:val="18"/>
              </w:rPr>
              <w:t>当实体无法归入上述任何类型时使用的兜底类型，使用时必须同时记录 LLM 建议的类型描述，供后续版本迭代参考。</w:t>
            </w:r>
          </w:p>
        </w:tc>
        <w:tc>
          <w:tcPr>
            <w:tcW w:w="1239" w:type="pct"/>
            <w:tcBorders>
              <w:top w:val="nil"/>
              <w:left w:val="nil"/>
              <w:bottom w:val="single" w:color="999999" w:sz="12" w:space="0"/>
              <w:right w:val="nil"/>
            </w:tcBorders>
            <w:noWrap w:val="0"/>
            <w:tcMar>
              <w:top w:w="60" w:type="dxa"/>
              <w:left w:w="80" w:type="dxa"/>
              <w:bottom w:w="60" w:type="dxa"/>
              <w:right w:w="80" w:type="dxa"/>
            </w:tcMar>
            <w:vAlign w:val="top"/>
            <w:tcPrChange w:id="1522" w:author="goskii" w:date="2026-04-17T15:11:27Z">
              <w:tcPr>
                <w:tcW w:w="1239" w:type="pct"/>
                <w:gridSpan w:val="3"/>
                <w:tcBorders>
                  <w:top w:val="nil"/>
                  <w:left w:val="nil"/>
                  <w:bottom w:val="single" w:color="999999" w:sz="12" w:space="0"/>
                  <w:right w:val="nil"/>
                </w:tcBorders>
                <w:noWrap w:val="0"/>
                <w:tcMar>
                  <w:top w:w="60" w:type="dxa"/>
                  <w:left w:w="80" w:type="dxa"/>
                  <w:bottom w:w="60" w:type="dxa"/>
                  <w:right w:w="80" w:type="dxa"/>
                </w:tcMar>
                <w:vAlign w:val="top"/>
              </w:tcPr>
            </w:tcPrChange>
          </w:tcPr>
          <w:p w14:paraId="48159EA2">
            <w:pPr>
              <w:keepNext/>
              <w:snapToGrid w:val="0"/>
              <w:spacing w:before="40" w:after="40"/>
              <w:jc w:val="left"/>
            </w:pPr>
            <w:r>
              <w:rPr>
                <w:rFonts w:ascii="宋体" w:hAnsi="宋体" w:eastAsia="宋体" w:cs="宋体"/>
                <w:b w:val="0"/>
                <w:bCs w:val="0"/>
                <w:i w:val="0"/>
                <w:iCs w:val="0"/>
                <w:sz w:val="18"/>
                <w:szCs w:val="18"/>
              </w:rPr>
              <w:t>使用规则：不得随意标 other。在无法判断时，应先考虑是否能用 concept 或 paper 等通用兜底类型覆盖，仍无法归类时才标 other，并记录建议类型。</w:t>
            </w:r>
          </w:p>
        </w:tc>
        <w:tc>
          <w:tcPr>
            <w:tcW w:w="1182" w:type="pct"/>
            <w:tcBorders>
              <w:top w:val="nil"/>
              <w:left w:val="nil"/>
              <w:bottom w:val="single" w:color="999999" w:sz="12" w:space="0"/>
              <w:right w:val="nil"/>
            </w:tcBorders>
            <w:noWrap w:val="0"/>
            <w:tcMar>
              <w:top w:w="60" w:type="dxa"/>
              <w:left w:w="80" w:type="dxa"/>
              <w:bottom w:w="60" w:type="dxa"/>
              <w:right w:w="80" w:type="dxa"/>
            </w:tcMar>
            <w:vAlign w:val="top"/>
            <w:tcPrChange w:id="1523" w:author="goskii" w:date="2026-04-17T15:11:27Z">
              <w:tcPr>
                <w:tcW w:w="1182" w:type="pct"/>
                <w:gridSpan w:val="3"/>
                <w:tcBorders>
                  <w:top w:val="nil"/>
                  <w:left w:val="nil"/>
                  <w:bottom w:val="single" w:color="999999" w:sz="12" w:space="0"/>
                  <w:right w:val="nil"/>
                </w:tcBorders>
                <w:noWrap w:val="0"/>
                <w:tcMar>
                  <w:top w:w="60" w:type="dxa"/>
                  <w:left w:w="80" w:type="dxa"/>
                  <w:bottom w:w="60" w:type="dxa"/>
                  <w:right w:w="80" w:type="dxa"/>
                </w:tcMar>
                <w:vAlign w:val="top"/>
              </w:tcPr>
            </w:tcPrChange>
          </w:tcPr>
          <w:p w14:paraId="1E041776">
            <w:pPr>
              <w:keepNext/>
              <w:snapToGrid w:val="0"/>
              <w:spacing w:before="40" w:after="40"/>
              <w:jc w:val="left"/>
            </w:pPr>
            <w:del w:id="1524" w:author="goskii" w:date="2026-04-20T17:30:10Z">
              <w:r>
                <w:rPr>
                  <w:rFonts w:ascii="宋体" w:hAnsi="宋体" w:eastAsia="宋体" w:cs="宋体"/>
                  <w:b w:val="0"/>
                  <w:bCs w:val="0"/>
                  <w:i w:val="0"/>
                  <w:iCs w:val="0"/>
                  <w:sz w:val="18"/>
                  <w:szCs w:val="18"/>
                </w:rPr>
                <w:delText>（本批论文中未见典型例子）</w:delText>
              </w:r>
            </w:del>
          </w:p>
        </w:tc>
        <w:tc>
          <w:tcPr>
            <w:tcW w:w="592" w:type="pct"/>
            <w:tcBorders>
              <w:top w:val="nil"/>
              <w:left w:val="nil"/>
              <w:bottom w:val="single" w:color="999999" w:sz="12" w:space="0"/>
              <w:right w:val="nil"/>
            </w:tcBorders>
            <w:noWrap w:val="0"/>
            <w:tcMar>
              <w:top w:w="60" w:type="dxa"/>
              <w:left w:w="80" w:type="dxa"/>
              <w:bottom w:w="60" w:type="dxa"/>
              <w:right w:w="80" w:type="dxa"/>
            </w:tcMar>
            <w:vAlign w:val="top"/>
            <w:tcPrChange w:id="1525" w:author="goskii" w:date="2026-04-17T15:11:27Z">
              <w:tcPr>
                <w:tcW w:w="592" w:type="pct"/>
                <w:gridSpan w:val="3"/>
                <w:tcBorders>
                  <w:top w:val="nil"/>
                  <w:left w:val="nil"/>
                  <w:bottom w:val="single" w:color="999999" w:sz="12" w:space="0"/>
                  <w:right w:val="nil"/>
                </w:tcBorders>
                <w:noWrap w:val="0"/>
                <w:tcMar>
                  <w:top w:w="60" w:type="dxa"/>
                  <w:left w:w="80" w:type="dxa"/>
                  <w:bottom w:w="60" w:type="dxa"/>
                  <w:right w:w="80" w:type="dxa"/>
                </w:tcMar>
                <w:vAlign w:val="top"/>
              </w:tcPr>
            </w:tcPrChange>
          </w:tcPr>
          <w:p w14:paraId="793C1637">
            <w:pPr>
              <w:keepNext/>
              <w:snapToGrid w:val="0"/>
              <w:spacing w:before="40" w:after="40"/>
              <w:jc w:val="left"/>
            </w:pPr>
            <w:r>
              <w:rPr>
                <w:rFonts w:ascii="宋体" w:hAnsi="宋体" w:eastAsia="宋体" w:cs="宋体"/>
                <w:b w:val="0"/>
                <w:bCs w:val="0"/>
                <w:i w:val="0"/>
                <w:iCs w:val="0"/>
                <w:sz w:val="18"/>
                <w:szCs w:val="18"/>
              </w:rPr>
              <w:t>—</w:t>
            </w:r>
          </w:p>
        </w:tc>
      </w:tr>
    </w:tbl>
    <w:p w14:paraId="1F74774E">
      <w:pPr>
        <w:spacing w:before="80" w:after="80"/>
      </w:pPr>
    </w:p>
    <w:sectPr>
      <w:pgSz w:w="15840" w:h="12240" w:orient="landscape"/>
      <w:pgMar w:top="1000" w:right="1000" w:bottom="1000" w:left="100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skii" w:date="2026-04-17T11:26:49Z" w:initials="">
    <w:p w14:paraId="6324BB1B">
      <w:pPr>
        <w:pStyle w:val="8"/>
        <w:rPr>
          <w:rFonts w:hint="default"/>
          <w:lang w:val="en-US" w:eastAsia="zh-CN"/>
        </w:rPr>
      </w:pPr>
      <w:r>
        <w:rPr>
          <w:rFonts w:hint="eastAsia"/>
          <w:lang w:val="en-US" w:eastAsia="zh-CN"/>
        </w:rPr>
        <w:t>有待商榷 先写一个放着</w:t>
      </w:r>
    </w:p>
  </w:comment>
  <w:comment w:id="1" w:author="goskii" w:date="2026-04-17T15:13:16Z" w:initials="">
    <w:p w14:paraId="4D736DFA">
      <w:pPr>
        <w:pStyle w:val="8"/>
        <w:rPr>
          <w:rFonts w:hint="default" w:eastAsia="宋体"/>
          <w:lang w:val="en-US" w:eastAsia="zh-CN"/>
        </w:rPr>
      </w:pPr>
      <w:r>
        <w:rPr>
          <w:rFonts w:hint="eastAsia"/>
          <w:lang w:val="en-US" w:eastAsia="zh-CN"/>
        </w:rPr>
        <w:t>双重身份如何标记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24BB1B" w15:done="0"/>
  <w15:commentEx w15:paraId="4D736DF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B3 + HGBZ_CNK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B5 + 华光书宋_CNKI">
    <w:altName w:val="苹方-简"/>
    <w:panose1 w:val="00000000000000000000"/>
    <w:charset w:val="00"/>
    <w:family w:val="auto"/>
    <w:pitch w:val="default"/>
    <w:sig w:usb0="00000000" w:usb1="00000000" w:usb2="00000000" w:usb3="00000000" w:csb0="00000000" w:csb1="00000000"/>
  </w:font>
  <w:font w:name="方正书宋_GBK">
    <w:altName w:val="汉仪书宋二KW"/>
    <w:panose1 w:val="00000000000000000000"/>
    <w:charset w:val="00"/>
    <w:family w:val="auto"/>
    <w:pitch w:val="default"/>
    <w:sig w:usb0="00000000" w:usb1="00000000" w:usb2="00000000" w:usb3="00000000" w:csb0="00000000" w:csb1="00000000"/>
  </w:font>
  <w:font w:name="E-BZ + ZEPJDO-1">
    <w:altName w:val="苹方-简"/>
    <w:panose1 w:val="00000000000000000000"/>
    <w:charset w:val="00"/>
    <w:family w:val="auto"/>
    <w:pitch w:val="default"/>
    <w:sig w:usb0="00000000" w:usb1="00000000" w:usb2="00000000" w:usb3="00000000" w:csb0="00000000" w:csb1="00000000"/>
  </w:font>
  <w:font w:name="B5 + HGBZ_CNKI">
    <w:altName w:val="苹方-简"/>
    <w:panose1 w:val="00000000000000000000"/>
    <w:charset w:val="00"/>
    <w:family w:val="auto"/>
    <w:pitch w:val="default"/>
    <w:sig w:usb0="00000000" w:usb1="00000000" w:usb2="00000000" w:usb3="00000000" w:csb0="00000000" w:csb1="00000000"/>
  </w:font>
  <w:font w:name="B7 + 华光书宋_CNKI">
    <w:altName w:val="苹方-简"/>
    <w:panose1 w:val="00000000000000000000"/>
    <w:charset w:val="00"/>
    <w:family w:val="auto"/>
    <w:pitch w:val="default"/>
    <w:sig w:usb0="00000000" w:usb1="00000000" w:usb2="00000000" w:usb3="00000000" w:csb0="00000000" w:csb1="00000000"/>
  </w:font>
  <w:font w:name="SSJ0 + ZEPJDO-3">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sf ns">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B58B60"/>
    <w:multiLevelType w:val="singleLevel"/>
    <w:tmpl w:val="CBB58B60"/>
    <w:lvl w:ilvl="0" w:tentative="0">
      <w:start w:val="19"/>
      <w:numFmt w:val="upperLetter"/>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skii">
    <w15:presenceInfo w15:providerId="WPS Office" w15:userId="2891847963"/>
  </w15:person>
  <w15:person w15:author="池林">
    <w15:presenceInfo w15:providerId="WPS Office" w15:userId="74677946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trackRevisions w:val="1"/>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7C0F2D"/>
    <w:rsid w:val="02A269E9"/>
    <w:rsid w:val="083D1B91"/>
    <w:rsid w:val="0D246BD4"/>
    <w:rsid w:val="15D64BEC"/>
    <w:rsid w:val="1C8629DB"/>
    <w:rsid w:val="23373244"/>
    <w:rsid w:val="265579A6"/>
    <w:rsid w:val="26D46B1D"/>
    <w:rsid w:val="33D22636"/>
    <w:rsid w:val="3579545F"/>
    <w:rsid w:val="38E53A72"/>
    <w:rsid w:val="3FBF51A1"/>
    <w:rsid w:val="4273119B"/>
    <w:rsid w:val="4E7D2B02"/>
    <w:rsid w:val="57FF5B8C"/>
    <w:rsid w:val="62416BE6"/>
    <w:rsid w:val="6FDF91D9"/>
    <w:rsid w:val="73B32D72"/>
    <w:rsid w:val="7CD3344A"/>
    <w:rsid w:val="7DFD6D8C"/>
    <w:rsid w:val="7F7BD970"/>
    <w:rsid w:val="ADF7D56F"/>
    <w:rsid w:val="CB7F9180"/>
    <w:rsid w:val="DF77B1E6"/>
    <w:rsid w:val="DF7B712B"/>
    <w:rsid w:val="F4FF2784"/>
    <w:rsid w:val="F7FBBAB0"/>
    <w:rsid w:val="FDFD38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240" w:after="240"/>
      <w:outlineLvl w:val="0"/>
    </w:pPr>
    <w:rPr>
      <w:rFonts w:ascii="宋体" w:hAnsi="宋体" w:eastAsia="宋体" w:cs="宋体"/>
      <w:b/>
      <w:bCs/>
      <w:sz w:val="32"/>
      <w:szCs w:val="32"/>
    </w:rPr>
  </w:style>
  <w:style w:type="paragraph" w:styleId="3">
    <w:name w:val="heading 2"/>
    <w:next w:val="1"/>
    <w:qFormat/>
    <w:uiPriority w:val="0"/>
    <w:pPr>
      <w:spacing w:before="180" w:after="180"/>
      <w:outlineLvl w:val="1"/>
    </w:pPr>
    <w:rPr>
      <w:rFonts w:ascii="宋体" w:hAnsi="宋体" w:eastAsia="宋体" w:cs="宋体"/>
      <w:b/>
      <w:bCs/>
      <w:sz w:val="28"/>
      <w:szCs w:val="28"/>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endnote text"/>
    <w:link w:val="22"/>
    <w:semiHidden/>
    <w:unhideWhenUsed/>
    <w:uiPriority w:val="99"/>
    <w:pPr>
      <w:spacing w:after="0" w:line="240" w:lineRule="auto"/>
    </w:pPr>
    <w:rPr>
      <w:rFonts w:ascii="宋体" w:hAnsi="宋体" w:eastAsia="宋体" w:cs="宋体"/>
      <w:sz w:val="20"/>
      <w:szCs w:val="20"/>
    </w:rPr>
  </w:style>
  <w:style w:type="paragraph" w:styleId="10">
    <w:name w:val="footnote text"/>
    <w:link w:val="21"/>
    <w:semiHidden/>
    <w:unhideWhenUsed/>
    <w:qFormat/>
    <w:uiPriority w:val="99"/>
    <w:pPr>
      <w:spacing w:after="0" w:line="240" w:lineRule="auto"/>
    </w:pPr>
    <w:rPr>
      <w:rFonts w:ascii="宋体" w:hAnsi="宋体" w:eastAsia="宋体" w:cs="宋体"/>
      <w:sz w:val="20"/>
      <w:szCs w:val="20"/>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qFormat/>
    <w:uiPriority w:val="0"/>
    <w:rPr>
      <w:rFonts w:ascii="宋体" w:hAnsi="宋体" w:eastAsia="宋体" w:cs="宋体"/>
      <w:sz w:val="56"/>
      <w:szCs w:val="56"/>
    </w:rPr>
  </w:style>
  <w:style w:type="character" w:styleId="15">
    <w:name w:val="Strong"/>
    <w:basedOn w:val="14"/>
    <w:qFormat/>
    <w:uiPriority w:val="0"/>
    <w:rPr>
      <w:b/>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HTML Code"/>
    <w:basedOn w:val="14"/>
    <w:uiPriority w:val="0"/>
    <w:rPr>
      <w:rFonts w:ascii="Courier New" w:hAnsi="Courier New"/>
      <w:sz w:val="20"/>
    </w:rPr>
  </w:style>
  <w:style w:type="character" w:styleId="19">
    <w:name w:val="footnote reference"/>
    <w:semiHidden/>
    <w:unhideWhenUsed/>
    <w:uiPriority w:val="99"/>
    <w:rPr>
      <w:vertAlign w:val="superscript"/>
    </w:rPr>
  </w:style>
  <w:style w:type="paragraph" w:styleId="20">
    <w:name w:val="List Paragraph"/>
    <w:qFormat/>
    <w:uiPriority w:val="0"/>
    <w:rPr>
      <w:rFonts w:ascii="宋体" w:hAnsi="宋体" w:eastAsia="宋体" w:cs="宋体"/>
      <w:sz w:val="22"/>
      <w:szCs w:val="22"/>
    </w:rPr>
  </w:style>
  <w:style w:type="character" w:customStyle="1" w:styleId="21">
    <w:name w:val="Footnote Text Char"/>
    <w:link w:val="10"/>
    <w:semiHidden/>
    <w:unhideWhenUsed/>
    <w:qFormat/>
    <w:uiPriority w:val="99"/>
    <w:rPr>
      <w:sz w:val="20"/>
      <w:szCs w:val="20"/>
    </w:rPr>
  </w:style>
  <w:style w:type="character" w:customStyle="1" w:styleId="22">
    <w:name w:val="Endnote Text Char"/>
    <w:link w:val="9"/>
    <w:semiHidden/>
    <w:unhideWhenUsed/>
    <w:qFormat/>
    <w:uiPriority w:val="99"/>
    <w:rPr>
      <w:sz w:val="20"/>
      <w:szCs w:val="20"/>
    </w:rPr>
  </w:style>
  <w:style w:type="paragraph" w:customStyle="1" w:styleId="23">
    <w:name w:val="p1"/>
    <w:basedOn w:val="1"/>
    <w:uiPriority w:val="0"/>
    <w:pPr>
      <w:spacing w:before="0" w:beforeAutospacing="0" w:after="0" w:afterAutospacing="0"/>
      <w:ind w:left="0" w:right="0"/>
      <w:jc w:val="left"/>
    </w:pPr>
    <w:rPr>
      <w:rFonts w:ascii=".sf ns" w:hAnsi=".sf ns" w:eastAsia=".sf ns" w:cs=".sf ns"/>
      <w:color w:val="000000"/>
      <w:kern w:val="0"/>
      <w:sz w:val="52"/>
      <w:szCs w:val="52"/>
      <w:lang w:val="en-US" w:eastAsia="zh-CN" w:bidi="ar"/>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3419</Words>
  <Characters>4151</Characters>
  <TotalTime>244</TotalTime>
  <ScaleCrop>false</ScaleCrop>
  <LinksUpToDate>false</LinksUpToDate>
  <CharactersWithSpaces>4291</CharactersWithSpaces>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2026-04-17T19:18:00Z</dcterms:created>
  <dc:creator>Un-named</dc:creator>
  <cp:lastModifiedBy>池林</cp:lastModifiedBy>
  <dcterms:modified xsi:type="dcterms:W3CDTF">2026-09-24T17:12:22Z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9E80EAEFEE19001301E2B46A0A61A9DE_43</vt:lpwstr>
  </property>
  <property fmtid="{D5CDD505-2E9C-101B-9397-08002B2CF9AE}" pid="4" name="KSOTemplateDocerSaveRecord">
    <vt:lpwstr>eyJoZGlkIjoiNDkzYjIzYzkxZTQzNDYwNmU1ZGI3MDJiZDU2NGQ0NjciLCJ1c2VySWQiOiIzOTQ1ODM0MTAifQ==</vt:lpwstr>
  </property>
</Properties>
</file>